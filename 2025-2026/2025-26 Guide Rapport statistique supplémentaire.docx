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612B9" w:rsidR="00AA5044" w:rsidP="00141358" w:rsidRDefault="00B76037" w14:paraId="6B74E704" w14:textId="71613217">
      <w:pPr>
        <w:spacing w:after="0" w:line="240" w:lineRule="auto"/>
        <w:jc w:val="center"/>
        <w:rPr>
          <w:b/>
          <w:bCs/>
          <w:sz w:val="32"/>
          <w:szCs w:val="32"/>
          <w:lang w:val="fr-CA"/>
        </w:rPr>
      </w:pPr>
      <w:r w:rsidRPr="009612B9">
        <w:rPr>
          <w:b/>
          <w:bCs/>
          <w:sz w:val="32"/>
          <w:szCs w:val="32"/>
          <w:lang w:val="fr-CA"/>
        </w:rPr>
        <w:t xml:space="preserve">Guide pour le </w:t>
      </w:r>
      <w:r w:rsidRPr="009612B9" w:rsidR="00804637">
        <w:rPr>
          <w:b/>
          <w:bCs/>
          <w:sz w:val="32"/>
          <w:szCs w:val="32"/>
          <w:lang w:val="fr-CA"/>
        </w:rPr>
        <w:t>f</w:t>
      </w:r>
      <w:r w:rsidRPr="009612B9">
        <w:rPr>
          <w:b/>
          <w:bCs/>
          <w:sz w:val="32"/>
          <w:szCs w:val="32"/>
          <w:lang w:val="fr-CA"/>
        </w:rPr>
        <w:t xml:space="preserve">ormulaire statistique supplémentaire sur </w:t>
      </w:r>
    </w:p>
    <w:p w:rsidRPr="009612B9" w:rsidR="00AA5044" w:rsidP="00141358" w:rsidRDefault="13B37E74" w14:paraId="752A6BF0" w14:textId="1858EC95">
      <w:pPr>
        <w:spacing w:after="0" w:line="240" w:lineRule="auto"/>
        <w:jc w:val="center"/>
        <w:rPr>
          <w:b/>
          <w:bCs/>
          <w:sz w:val="32"/>
          <w:szCs w:val="32"/>
          <w:lang w:val="fr-CA"/>
        </w:rPr>
      </w:pPr>
      <w:r w:rsidRPr="3F9AD875">
        <w:rPr>
          <w:b/>
          <w:bCs/>
          <w:sz w:val="32"/>
          <w:szCs w:val="32"/>
          <w:lang w:val="fr-CA"/>
        </w:rPr>
        <w:t>l’accès</w:t>
      </w:r>
      <w:r w:rsidRPr="3F9AD875" w:rsidR="00B76037">
        <w:rPr>
          <w:b/>
          <w:bCs/>
          <w:sz w:val="32"/>
          <w:szCs w:val="32"/>
          <w:lang w:val="fr-CA"/>
        </w:rPr>
        <w:t xml:space="preserve"> à l’information</w:t>
      </w:r>
      <w:r w:rsidRPr="3F9AD875" w:rsidR="00B76037">
        <w:rPr>
          <w:b/>
          <w:bCs/>
          <w:i/>
          <w:iCs/>
          <w:sz w:val="32"/>
          <w:szCs w:val="32"/>
          <w:lang w:val="fr-CA"/>
        </w:rPr>
        <w:t xml:space="preserve"> </w:t>
      </w:r>
      <w:r w:rsidRPr="3F9AD875" w:rsidR="00B76037">
        <w:rPr>
          <w:b/>
          <w:bCs/>
          <w:sz w:val="32"/>
          <w:szCs w:val="32"/>
          <w:lang w:val="fr-CA"/>
        </w:rPr>
        <w:t xml:space="preserve">et la protection des </w:t>
      </w:r>
    </w:p>
    <w:p w:rsidRPr="009612B9" w:rsidR="00B76037" w:rsidP="00141358" w:rsidRDefault="00B76037" w14:paraId="3F26184F" w14:textId="765DCC7A">
      <w:pPr>
        <w:spacing w:after="0" w:line="240" w:lineRule="auto"/>
        <w:jc w:val="center"/>
        <w:rPr>
          <w:b w:val="1"/>
          <w:bCs w:val="1"/>
          <w:sz w:val="32"/>
          <w:szCs w:val="32"/>
          <w:lang w:val="fr-CA"/>
        </w:rPr>
      </w:pPr>
      <w:r w:rsidRPr="59442249" w:rsidR="00B76037">
        <w:rPr>
          <w:b w:val="1"/>
          <w:bCs w:val="1"/>
          <w:sz w:val="32"/>
          <w:szCs w:val="32"/>
          <w:lang w:val="fr-CA"/>
        </w:rPr>
        <w:t>renseignement</w:t>
      </w:r>
      <w:r w:rsidRPr="59442249" w:rsidR="00393717">
        <w:rPr>
          <w:b w:val="1"/>
          <w:bCs w:val="1"/>
          <w:sz w:val="32"/>
          <w:szCs w:val="32"/>
          <w:lang w:val="fr-CA"/>
        </w:rPr>
        <w:t>s</w:t>
      </w:r>
      <w:r w:rsidRPr="59442249" w:rsidR="00B76037">
        <w:rPr>
          <w:b w:val="1"/>
          <w:bCs w:val="1"/>
          <w:sz w:val="32"/>
          <w:szCs w:val="32"/>
          <w:lang w:val="fr-CA"/>
        </w:rPr>
        <w:t xml:space="preserve"> personnels de 20</w:t>
      </w:r>
      <w:r w:rsidRPr="59442249" w:rsidR="008CFA4A">
        <w:rPr>
          <w:b w:val="1"/>
          <w:bCs w:val="1"/>
          <w:sz w:val="32"/>
          <w:szCs w:val="32"/>
          <w:lang w:val="fr-CA"/>
        </w:rPr>
        <w:t>2</w:t>
      </w:r>
      <w:r w:rsidRPr="59442249" w:rsidR="00144EF7">
        <w:rPr>
          <w:b w:val="1"/>
          <w:bCs w:val="1"/>
          <w:sz w:val="32"/>
          <w:szCs w:val="32"/>
          <w:lang w:val="fr-CA"/>
        </w:rPr>
        <w:t>5</w:t>
      </w:r>
      <w:r w:rsidRPr="59442249" w:rsidR="000B7DCD">
        <w:rPr>
          <w:b w:val="1"/>
          <w:bCs w:val="1"/>
          <w:sz w:val="32"/>
          <w:szCs w:val="32"/>
          <w:lang w:val="fr-CA"/>
        </w:rPr>
        <w:t>–</w:t>
      </w:r>
      <w:r w:rsidRPr="59442249" w:rsidR="00B76037">
        <w:rPr>
          <w:b w:val="1"/>
          <w:bCs w:val="1"/>
          <w:sz w:val="32"/>
          <w:szCs w:val="32"/>
          <w:lang w:val="fr-CA"/>
        </w:rPr>
        <w:t>20</w:t>
      </w:r>
      <w:r w:rsidRPr="59442249" w:rsidR="0B93D278">
        <w:rPr>
          <w:b w:val="1"/>
          <w:bCs w:val="1"/>
          <w:sz w:val="32"/>
          <w:szCs w:val="32"/>
          <w:lang w:val="fr-CA"/>
        </w:rPr>
        <w:t>2</w:t>
      </w:r>
      <w:r w:rsidRPr="59442249" w:rsidR="00144EF7">
        <w:rPr>
          <w:b w:val="1"/>
          <w:bCs w:val="1"/>
          <w:sz w:val="32"/>
          <w:szCs w:val="32"/>
          <w:lang w:val="fr-CA"/>
        </w:rPr>
        <w:t>6</w:t>
      </w:r>
      <w:r w:rsidRPr="59442249" w:rsidR="000B7DCD">
        <w:rPr>
          <w:b w:val="1"/>
          <w:bCs w:val="1"/>
          <w:sz w:val="32"/>
          <w:szCs w:val="32"/>
          <w:lang w:val="fr-CA"/>
        </w:rPr>
        <w:t xml:space="preserve"> </w:t>
      </w:r>
    </w:p>
    <w:p w:rsidRPr="009612B9" w:rsidR="007935BC" w:rsidP="007935BC" w:rsidRDefault="007935BC" w14:paraId="67C456D1" w14:textId="77777777">
      <w:pPr>
        <w:spacing w:after="0"/>
        <w:ind w:right="-900"/>
        <w:rPr>
          <w:rFonts w:cs="Arial"/>
          <w:b/>
          <w:sz w:val="28"/>
          <w:lang w:val="fr-CA"/>
        </w:rPr>
      </w:pPr>
    </w:p>
    <w:p w:rsidRPr="009612B9" w:rsidR="0050090F" w:rsidP="00141358" w:rsidRDefault="00155A7A" w14:paraId="58DF8C48" w14:textId="6F697917">
      <w:pPr>
        <w:spacing w:after="120"/>
        <w:ind w:right="-900"/>
        <w:rPr>
          <w:b/>
          <w:sz w:val="24"/>
          <w:lang w:val="fr-CA"/>
        </w:rPr>
      </w:pPr>
      <w:r w:rsidRPr="009612B9">
        <w:rPr>
          <w:rFonts w:cs="Arial"/>
          <w:b/>
          <w:sz w:val="28"/>
          <w:lang w:val="fr-CA"/>
        </w:rPr>
        <w:t>Introduction</w:t>
      </w:r>
    </w:p>
    <w:p w:rsidRPr="009612B9" w:rsidR="001C38DF" w:rsidP="3F9AD875" w:rsidRDefault="001C38DF" w14:paraId="5EAC38E3" w14:textId="262A8561">
      <w:pPr>
        <w:spacing w:after="0" w:line="240" w:lineRule="auto"/>
        <w:rPr>
          <w:rFonts w:cs="Arial"/>
          <w:color w:val="000000"/>
          <w:sz w:val="24"/>
          <w:szCs w:val="24"/>
          <w:lang w:val="fr-CA"/>
        </w:rPr>
      </w:pPr>
      <w:r w:rsidRPr="59442249" w:rsidR="001C38DF">
        <w:rPr>
          <w:rFonts w:cs="Arial"/>
          <w:color w:val="000000" w:themeColor="text1" w:themeTint="FF" w:themeShade="FF"/>
          <w:sz w:val="24"/>
          <w:szCs w:val="24"/>
          <w:lang w:val="fr-CA"/>
        </w:rPr>
        <w:t xml:space="preserve">Ce document fournit des conseils aux institutions sur la façon de remplir le </w:t>
      </w:r>
      <w:r w:rsidRPr="59442249" w:rsidR="00804637">
        <w:rPr>
          <w:rFonts w:cs="Arial"/>
          <w:color w:val="000000" w:themeColor="text1" w:themeTint="FF" w:themeShade="FF"/>
          <w:sz w:val="24"/>
          <w:szCs w:val="24"/>
          <w:lang w:val="fr-CA"/>
        </w:rPr>
        <w:t>f</w:t>
      </w:r>
      <w:r w:rsidRPr="59442249" w:rsidR="001C38DF">
        <w:rPr>
          <w:rFonts w:cs="Arial"/>
          <w:color w:val="000000" w:themeColor="text1" w:themeTint="FF" w:themeShade="FF"/>
          <w:sz w:val="24"/>
          <w:szCs w:val="24"/>
          <w:lang w:val="fr-CA"/>
        </w:rPr>
        <w:t>ormulaire statistique supplémentaire sur l</w:t>
      </w:r>
      <w:r w:rsidRPr="59442249" w:rsidR="00393717">
        <w:rPr>
          <w:rFonts w:cs="Arial"/>
          <w:color w:val="000000" w:themeColor="text1" w:themeTint="FF" w:themeShade="FF"/>
          <w:sz w:val="24"/>
          <w:szCs w:val="24"/>
          <w:lang w:val="fr-CA"/>
        </w:rPr>
        <w:t>’</w:t>
      </w:r>
      <w:r w:rsidRPr="59442249" w:rsidR="001C38DF">
        <w:rPr>
          <w:rFonts w:cs="Arial"/>
          <w:color w:val="000000" w:themeColor="text1" w:themeTint="FF" w:themeShade="FF"/>
          <w:sz w:val="24"/>
          <w:szCs w:val="24"/>
          <w:lang w:val="fr-CA"/>
        </w:rPr>
        <w:t>accès à l</w:t>
      </w:r>
      <w:r w:rsidRPr="59442249" w:rsidR="00393717">
        <w:rPr>
          <w:rFonts w:cs="Arial"/>
          <w:color w:val="000000" w:themeColor="text1" w:themeTint="FF" w:themeShade="FF"/>
          <w:sz w:val="24"/>
          <w:szCs w:val="24"/>
          <w:lang w:val="fr-CA"/>
        </w:rPr>
        <w:t>’</w:t>
      </w:r>
      <w:r w:rsidRPr="59442249" w:rsidR="001C38DF">
        <w:rPr>
          <w:rFonts w:cs="Arial"/>
          <w:color w:val="000000" w:themeColor="text1" w:themeTint="FF" w:themeShade="FF"/>
          <w:sz w:val="24"/>
          <w:szCs w:val="24"/>
          <w:lang w:val="fr-CA"/>
        </w:rPr>
        <w:t>information et la protection des renseignements personnels de 20</w:t>
      </w:r>
      <w:r w:rsidRPr="59442249" w:rsidR="01352AE4">
        <w:rPr>
          <w:rFonts w:cs="Arial"/>
          <w:color w:val="000000" w:themeColor="text1" w:themeTint="FF" w:themeShade="FF"/>
          <w:sz w:val="24"/>
          <w:szCs w:val="24"/>
          <w:lang w:val="fr-CA"/>
        </w:rPr>
        <w:t>2</w:t>
      </w:r>
      <w:r w:rsidRPr="59442249" w:rsidR="00144EF7">
        <w:rPr>
          <w:rFonts w:cs="Arial"/>
          <w:color w:val="000000" w:themeColor="text1" w:themeTint="FF" w:themeShade="FF"/>
          <w:sz w:val="24"/>
          <w:szCs w:val="24"/>
          <w:lang w:val="fr-CA"/>
        </w:rPr>
        <w:t>5</w:t>
      </w:r>
      <w:r w:rsidRPr="59442249" w:rsidR="000B7DCD">
        <w:rPr>
          <w:rFonts w:cs="Arial"/>
          <w:color w:val="000000" w:themeColor="text1" w:themeTint="FF" w:themeShade="FF"/>
          <w:sz w:val="24"/>
          <w:szCs w:val="24"/>
          <w:lang w:val="fr-CA"/>
        </w:rPr>
        <w:t>–</w:t>
      </w:r>
      <w:r w:rsidRPr="59442249" w:rsidR="00592433">
        <w:rPr>
          <w:rFonts w:cs="Arial"/>
          <w:color w:val="000000" w:themeColor="text1" w:themeTint="FF" w:themeShade="FF"/>
          <w:sz w:val="24"/>
          <w:szCs w:val="24"/>
          <w:lang w:val="fr-CA"/>
        </w:rPr>
        <w:t>20</w:t>
      </w:r>
      <w:r w:rsidRPr="59442249" w:rsidR="08E14650">
        <w:rPr>
          <w:rFonts w:cs="Arial"/>
          <w:color w:val="000000" w:themeColor="text1" w:themeTint="FF" w:themeShade="FF"/>
          <w:sz w:val="24"/>
          <w:szCs w:val="24"/>
          <w:lang w:val="fr-CA"/>
        </w:rPr>
        <w:t>2</w:t>
      </w:r>
      <w:r w:rsidRPr="59442249" w:rsidR="00144EF7">
        <w:rPr>
          <w:rFonts w:cs="Arial"/>
          <w:color w:val="000000" w:themeColor="text1" w:themeTint="FF" w:themeShade="FF"/>
          <w:sz w:val="24"/>
          <w:szCs w:val="24"/>
          <w:lang w:val="fr-CA"/>
        </w:rPr>
        <w:t>6</w:t>
      </w:r>
      <w:r w:rsidRPr="59442249" w:rsidR="00592433">
        <w:rPr>
          <w:rFonts w:cs="Arial"/>
          <w:color w:val="000000" w:themeColor="text1" w:themeTint="FF" w:themeShade="FF"/>
          <w:sz w:val="24"/>
          <w:szCs w:val="24"/>
          <w:lang w:val="fr-CA"/>
        </w:rPr>
        <w:t>.</w:t>
      </w:r>
      <w:r w:rsidRPr="59442249" w:rsidR="001C38DF">
        <w:rPr>
          <w:rFonts w:cs="Arial"/>
          <w:color w:val="000000" w:themeColor="text1" w:themeTint="FF" w:themeShade="FF"/>
          <w:sz w:val="24"/>
          <w:szCs w:val="24"/>
          <w:lang w:val="fr-CA"/>
        </w:rPr>
        <w:t xml:space="preserve"> Les conseils suivent l</w:t>
      </w:r>
      <w:r w:rsidRPr="59442249" w:rsidR="003C7239">
        <w:rPr>
          <w:rFonts w:cs="Arial"/>
          <w:color w:val="000000" w:themeColor="text1" w:themeTint="FF" w:themeShade="FF"/>
          <w:sz w:val="24"/>
          <w:szCs w:val="24"/>
          <w:lang w:val="fr-CA"/>
        </w:rPr>
        <w:t>’</w:t>
      </w:r>
      <w:r w:rsidRPr="59442249" w:rsidR="001C38DF">
        <w:rPr>
          <w:rFonts w:cs="Arial"/>
          <w:color w:val="000000" w:themeColor="text1" w:themeTint="FF" w:themeShade="FF"/>
          <w:sz w:val="24"/>
          <w:szCs w:val="24"/>
          <w:lang w:val="fr-CA"/>
        </w:rPr>
        <w:t xml:space="preserve">ordre des informations demandées dans le </w:t>
      </w:r>
      <w:r w:rsidRPr="59442249" w:rsidR="003C7239">
        <w:rPr>
          <w:rFonts w:cs="Arial"/>
          <w:color w:val="000000" w:themeColor="text1" w:themeTint="FF" w:themeShade="FF"/>
          <w:sz w:val="24"/>
          <w:szCs w:val="24"/>
          <w:lang w:val="fr-CA"/>
        </w:rPr>
        <w:t>f</w:t>
      </w:r>
      <w:r w:rsidRPr="59442249" w:rsidR="001C38DF">
        <w:rPr>
          <w:rFonts w:cs="Arial"/>
          <w:color w:val="000000" w:themeColor="text1" w:themeTint="FF" w:themeShade="FF"/>
          <w:sz w:val="24"/>
          <w:szCs w:val="24"/>
          <w:lang w:val="fr-CA"/>
        </w:rPr>
        <w:t>ormulaire</w:t>
      </w:r>
      <w:r w:rsidRPr="59442249" w:rsidR="00592433">
        <w:rPr>
          <w:rFonts w:cs="Arial"/>
          <w:color w:val="000000" w:themeColor="text1" w:themeTint="FF" w:themeShade="FF"/>
          <w:sz w:val="24"/>
          <w:szCs w:val="24"/>
          <w:lang w:val="fr-CA"/>
        </w:rPr>
        <w:t>.</w:t>
      </w:r>
      <w:r w:rsidRPr="59442249" w:rsidR="001C38DF">
        <w:rPr>
          <w:rFonts w:cs="Arial"/>
          <w:color w:val="000000" w:themeColor="text1" w:themeTint="FF" w:themeShade="FF"/>
          <w:sz w:val="24"/>
          <w:szCs w:val="24"/>
          <w:lang w:val="fr-CA"/>
        </w:rPr>
        <w:t xml:space="preserve"> </w:t>
      </w:r>
    </w:p>
    <w:p w:rsidRPr="009612B9" w:rsidR="007935BC" w:rsidP="00141358" w:rsidRDefault="007935BC" w14:paraId="305690B7" w14:textId="77777777">
      <w:pPr>
        <w:spacing w:after="0" w:line="240" w:lineRule="auto"/>
        <w:rPr>
          <w:rFonts w:cs="Arial"/>
          <w:color w:val="000000"/>
          <w:sz w:val="24"/>
          <w:lang w:val="fr-CA"/>
        </w:rPr>
      </w:pPr>
    </w:p>
    <w:p w:rsidRPr="009612B9" w:rsidR="007935BC" w:rsidP="00141358" w:rsidRDefault="001C38DF" w14:paraId="11D2DC35" w14:textId="6215F067">
      <w:pPr>
        <w:pStyle w:val="TOCHeading"/>
        <w:spacing w:before="0" w:line="240" w:lineRule="auto"/>
        <w:rPr>
          <w:rFonts w:asciiTheme="minorHAnsi" w:hAnsiTheme="minorHAnsi" w:cstheme="minorHAnsi"/>
          <w:color w:val="000000"/>
          <w:sz w:val="24"/>
          <w:lang w:val="fr-CA"/>
        </w:rPr>
      </w:pPr>
      <w:r w:rsidRPr="009612B9">
        <w:rPr>
          <w:rFonts w:asciiTheme="minorHAnsi" w:hAnsiTheme="minorHAnsi" w:cstheme="minorHAnsi"/>
          <w:color w:val="000000"/>
          <w:sz w:val="24"/>
          <w:lang w:val="fr-CA"/>
        </w:rPr>
        <w:t xml:space="preserve">Ces règles administratives doivent être respectées pour que les </w:t>
      </w:r>
      <w:r w:rsidRPr="009612B9" w:rsidR="003F1F65">
        <w:rPr>
          <w:rFonts w:asciiTheme="minorHAnsi" w:hAnsiTheme="minorHAnsi" w:cstheme="minorHAnsi"/>
          <w:color w:val="000000"/>
          <w:sz w:val="24"/>
          <w:lang w:val="fr-CA"/>
        </w:rPr>
        <w:t>R</w:t>
      </w:r>
      <w:r w:rsidRPr="009612B9">
        <w:rPr>
          <w:rFonts w:asciiTheme="minorHAnsi" w:hAnsiTheme="minorHAnsi" w:cstheme="minorHAnsi"/>
          <w:color w:val="000000"/>
          <w:sz w:val="24"/>
          <w:lang w:val="fr-CA"/>
        </w:rPr>
        <w:t xml:space="preserve">apports statistiques supplémentaires soient téléchargés avec succès dans la base de données du Secrétariat du Conseil du Trésor du Canada (SCT). Une liste des règles administratives programmées dans le formulaire figure à </w:t>
      </w:r>
      <w:r w:rsidRPr="009612B9" w:rsidR="00393717">
        <w:rPr>
          <w:rFonts w:asciiTheme="minorHAnsi" w:hAnsiTheme="minorHAnsi" w:cstheme="minorHAnsi"/>
          <w:color w:val="000000"/>
          <w:sz w:val="24"/>
          <w:lang w:val="fr-CA"/>
        </w:rPr>
        <w:t>l’annexe</w:t>
      </w:r>
      <w:r w:rsidRPr="009612B9" w:rsidR="0036533D">
        <w:rPr>
          <w:rFonts w:asciiTheme="minorHAnsi" w:hAnsiTheme="minorHAnsi" w:cstheme="minorHAnsi"/>
          <w:color w:val="000000"/>
          <w:sz w:val="24"/>
          <w:lang w:val="fr-CA"/>
        </w:rPr>
        <w:t xml:space="preserve"> A.</w:t>
      </w:r>
    </w:p>
    <w:p w:rsidRPr="009612B9" w:rsidR="007935BC" w:rsidP="007935BC" w:rsidRDefault="007935BC" w14:paraId="40400FA2" w14:textId="77777777">
      <w:pPr>
        <w:rPr>
          <w:lang w:val="fr-CA"/>
        </w:rPr>
      </w:pPr>
    </w:p>
    <w:sdt>
      <w:sdtPr>
        <w:id w:val="-533275718"/>
        <w:docPartObj>
          <w:docPartGallery w:val="Table of Contents"/>
          <w:docPartUnique/>
        </w:docPartObj>
        <w:rPr>
          <w:rFonts w:ascii="Calibri" w:hAnsi="Calibri" w:eastAsia="游明朝" w:cs="Arial" w:asciiTheme="minorAscii" w:hAnsiTheme="minorAscii" w:eastAsiaTheme="minorEastAsia" w:cstheme="minorBidi"/>
          <w:color w:val="auto"/>
          <w:sz w:val="22"/>
          <w:szCs w:val="22"/>
          <w:lang w:val="fr-CA"/>
        </w:rPr>
      </w:sdtPr>
      <w:sdtEndPr>
        <w:rPr>
          <w:rFonts w:ascii="Calibri" w:hAnsi="Calibri" w:eastAsia="游明朝" w:cs="Arial" w:asciiTheme="minorAscii" w:hAnsiTheme="minorAscii" w:eastAsiaTheme="minorEastAsia" w:cstheme="minorBidi"/>
          <w:b w:val="1"/>
          <w:bCs w:val="1"/>
          <w:noProof/>
          <w:color w:val="auto"/>
          <w:sz w:val="22"/>
          <w:szCs w:val="22"/>
          <w:lang w:val="fr-CA"/>
        </w:rPr>
      </w:sdtEndPr>
      <w:sdtContent>
        <w:p w:rsidRPr="0071014D" w:rsidR="007935BC" w:rsidP="00141358" w:rsidRDefault="007935BC" w14:paraId="4540A751" w14:textId="05626A37">
          <w:pPr>
            <w:pStyle w:val="TOCHeading"/>
            <w:spacing w:before="0" w:after="120"/>
            <w:rPr>
              <w:lang w:val="fr-CA"/>
            </w:rPr>
          </w:pPr>
          <w:r w:rsidRPr="009612B9">
            <w:rPr>
              <w:rFonts w:asciiTheme="minorHAnsi" w:hAnsiTheme="minorHAnsi" w:eastAsiaTheme="minorHAnsi" w:cstheme="minorHAnsi"/>
              <w:b/>
              <w:bCs/>
              <w:color w:val="auto"/>
              <w:sz w:val="28"/>
              <w:szCs w:val="28"/>
              <w:lang w:val="fr-CA"/>
            </w:rPr>
            <w:t>Sections du guide</w:t>
          </w:r>
        </w:p>
        <w:p w:rsidR="006C78AD" w:rsidRDefault="00950188" w14:paraId="5187AC95" w14:textId="1F0F8A8F">
          <w:pPr>
            <w:pStyle w:val="TOC1"/>
            <w:tabs>
              <w:tab w:val="right" w:leader="dot" w:pos="9350"/>
            </w:tabs>
            <w:rPr>
              <w:rFonts w:eastAsiaTheme="minorEastAsia"/>
              <w:noProof/>
              <w:kern w:val="2"/>
              <w:sz w:val="24"/>
              <w:szCs w:val="24"/>
              <w:lang w:val="en-US"/>
              <w14:ligatures w14:val="standardContextual"/>
            </w:rPr>
          </w:pPr>
          <w:r w:rsidRPr="0071014D">
            <w:rPr>
              <w:lang w:val="fr-CA"/>
            </w:rPr>
            <w:fldChar w:fldCharType="begin"/>
          </w:r>
          <w:r w:rsidRPr="0071014D">
            <w:rPr>
              <w:lang w:val="fr-CA"/>
            </w:rPr>
            <w:instrText xml:space="preserve"> TOC \o "1-3" \h \z \u </w:instrText>
          </w:r>
          <w:r w:rsidRPr="0071014D">
            <w:rPr>
              <w:lang w:val="fr-CA"/>
            </w:rPr>
            <w:fldChar w:fldCharType="separate"/>
          </w:r>
          <w:hyperlink w:history="1" w:anchor="_Toc168396315">
            <w:r w:rsidRPr="00F75F2E" w:rsidR="006C78AD">
              <w:rPr>
                <w:rStyle w:val="Hyperlink"/>
                <w:noProof/>
              </w:rPr>
              <w:t xml:space="preserve">Section 1: demandes et plaintes ouvertes en vertu de la </w:t>
            </w:r>
            <w:r w:rsidRPr="00F75F2E" w:rsidR="006C78AD">
              <w:rPr>
                <w:rStyle w:val="Hyperlink"/>
                <w:i/>
                <w:iCs/>
                <w:noProof/>
              </w:rPr>
              <w:t>Loi sur l’accès à l’information</w:t>
            </w:r>
            <w:r w:rsidR="006C78AD">
              <w:rPr>
                <w:noProof/>
                <w:webHidden/>
              </w:rPr>
              <w:tab/>
            </w:r>
            <w:r w:rsidR="006C78AD">
              <w:rPr>
                <w:noProof/>
                <w:webHidden/>
              </w:rPr>
              <w:fldChar w:fldCharType="begin"/>
            </w:r>
            <w:r w:rsidR="006C78AD">
              <w:rPr>
                <w:noProof/>
                <w:webHidden/>
              </w:rPr>
              <w:instrText xml:space="preserve"> PAGEREF _Toc168396315 \h </w:instrText>
            </w:r>
            <w:r w:rsidR="006C78AD">
              <w:rPr>
                <w:noProof/>
                <w:webHidden/>
              </w:rPr>
            </w:r>
            <w:r w:rsidR="006C78AD">
              <w:rPr>
                <w:noProof/>
                <w:webHidden/>
              </w:rPr>
              <w:fldChar w:fldCharType="separate"/>
            </w:r>
            <w:r w:rsidR="006C78AD">
              <w:rPr>
                <w:noProof/>
                <w:webHidden/>
              </w:rPr>
              <w:t>2</w:t>
            </w:r>
            <w:r w:rsidR="006C78AD">
              <w:rPr>
                <w:noProof/>
                <w:webHidden/>
              </w:rPr>
              <w:fldChar w:fldCharType="end"/>
            </w:r>
          </w:hyperlink>
        </w:p>
        <w:p w:rsidR="006C78AD" w:rsidRDefault="006C78AD" w14:paraId="5CF4C444" w14:textId="7FCC5538">
          <w:pPr>
            <w:pStyle w:val="TOC2"/>
            <w:tabs>
              <w:tab w:val="right" w:leader="dot" w:pos="9350"/>
            </w:tabs>
            <w:rPr>
              <w:rFonts w:eastAsiaTheme="minorEastAsia"/>
              <w:noProof/>
              <w:kern w:val="2"/>
              <w:sz w:val="24"/>
              <w:szCs w:val="24"/>
              <w:lang w:val="en-US"/>
              <w14:ligatures w14:val="standardContextual"/>
            </w:rPr>
          </w:pPr>
          <w:hyperlink w:history="1" w:anchor="_Toc168396316">
            <w:r w:rsidRPr="00F75F2E">
              <w:rPr>
                <w:rStyle w:val="Hyperlink"/>
                <w:rFonts w:cstheme="minorHAnsi"/>
                <w:noProof/>
                <w:shd w:val="clear" w:color="auto" w:fill="FFFFFF"/>
              </w:rPr>
              <w:t xml:space="preserve">1.1 </w:t>
            </w:r>
            <w:r w:rsidRPr="00F75F2E">
              <w:rPr>
                <w:rStyle w:val="Hyperlink"/>
                <w:noProof/>
              </w:rPr>
              <w:t>Nombre de demandes ouvertes qui sont en suspens depuis les périodes d’établissement de rapports précédentes</w:t>
            </w:r>
            <w:r>
              <w:rPr>
                <w:noProof/>
                <w:webHidden/>
              </w:rPr>
              <w:tab/>
            </w:r>
            <w:r>
              <w:rPr>
                <w:noProof/>
                <w:webHidden/>
              </w:rPr>
              <w:fldChar w:fldCharType="begin"/>
            </w:r>
            <w:r>
              <w:rPr>
                <w:noProof/>
                <w:webHidden/>
              </w:rPr>
              <w:instrText xml:space="preserve"> PAGEREF _Toc168396316 \h </w:instrText>
            </w:r>
            <w:r>
              <w:rPr>
                <w:noProof/>
                <w:webHidden/>
              </w:rPr>
            </w:r>
            <w:r>
              <w:rPr>
                <w:noProof/>
                <w:webHidden/>
              </w:rPr>
              <w:fldChar w:fldCharType="separate"/>
            </w:r>
            <w:r>
              <w:rPr>
                <w:noProof/>
                <w:webHidden/>
              </w:rPr>
              <w:t>2</w:t>
            </w:r>
            <w:r>
              <w:rPr>
                <w:noProof/>
                <w:webHidden/>
              </w:rPr>
              <w:fldChar w:fldCharType="end"/>
            </w:r>
          </w:hyperlink>
        </w:p>
        <w:p w:rsidR="006C78AD" w:rsidRDefault="006C78AD" w14:paraId="351A5360" w14:textId="47913B57">
          <w:pPr>
            <w:pStyle w:val="TOC2"/>
            <w:tabs>
              <w:tab w:val="right" w:leader="dot" w:pos="9350"/>
            </w:tabs>
            <w:rPr>
              <w:rFonts w:eastAsiaTheme="minorEastAsia"/>
              <w:noProof/>
              <w:kern w:val="2"/>
              <w:sz w:val="24"/>
              <w:szCs w:val="24"/>
              <w:lang w:val="en-US"/>
              <w14:ligatures w14:val="standardContextual"/>
            </w:rPr>
          </w:pPr>
          <w:hyperlink w:history="1" w:anchor="_Toc168396317">
            <w:r w:rsidRPr="00F75F2E">
              <w:rPr>
                <w:rStyle w:val="Hyperlink"/>
                <w:rFonts w:cstheme="minorHAnsi"/>
                <w:noProof/>
                <w:shd w:val="clear" w:color="auto" w:fill="FFFFFF"/>
              </w:rPr>
              <w:t xml:space="preserve">1.2 </w:t>
            </w:r>
            <w:r w:rsidRPr="00F75F2E">
              <w:rPr>
                <w:rStyle w:val="Hyperlink"/>
                <w:noProof/>
              </w:rPr>
              <w:t>Nombre de plaintes ouvertes auprès de la Commissaire à l’information du Canada qui sont en suspens depuis les périodes d’établissement de rapports précédentes</w:t>
            </w:r>
            <w:r>
              <w:rPr>
                <w:noProof/>
                <w:webHidden/>
              </w:rPr>
              <w:tab/>
            </w:r>
            <w:r>
              <w:rPr>
                <w:noProof/>
                <w:webHidden/>
              </w:rPr>
              <w:fldChar w:fldCharType="begin"/>
            </w:r>
            <w:r>
              <w:rPr>
                <w:noProof/>
                <w:webHidden/>
              </w:rPr>
              <w:instrText xml:space="preserve"> PAGEREF _Toc168396317 \h </w:instrText>
            </w:r>
            <w:r>
              <w:rPr>
                <w:noProof/>
                <w:webHidden/>
              </w:rPr>
            </w:r>
            <w:r>
              <w:rPr>
                <w:noProof/>
                <w:webHidden/>
              </w:rPr>
              <w:fldChar w:fldCharType="separate"/>
            </w:r>
            <w:r>
              <w:rPr>
                <w:noProof/>
                <w:webHidden/>
              </w:rPr>
              <w:t>3</w:t>
            </w:r>
            <w:r>
              <w:rPr>
                <w:noProof/>
                <w:webHidden/>
              </w:rPr>
              <w:fldChar w:fldCharType="end"/>
            </w:r>
          </w:hyperlink>
        </w:p>
        <w:p w:rsidR="006C78AD" w:rsidRDefault="006C78AD" w14:paraId="4DFD4837" w14:textId="2885E45C">
          <w:pPr>
            <w:pStyle w:val="TOC1"/>
            <w:tabs>
              <w:tab w:val="right" w:leader="dot" w:pos="9350"/>
            </w:tabs>
            <w:rPr>
              <w:rFonts w:eastAsiaTheme="minorEastAsia"/>
              <w:noProof/>
              <w:kern w:val="2"/>
              <w:sz w:val="24"/>
              <w:szCs w:val="24"/>
              <w:lang w:val="en-US"/>
              <w14:ligatures w14:val="standardContextual"/>
            </w:rPr>
          </w:pPr>
          <w:hyperlink w:history="1" w:anchor="_Toc168396318">
            <w:r w:rsidRPr="00F75F2E">
              <w:rPr>
                <w:rStyle w:val="Hyperlink"/>
                <w:noProof/>
              </w:rPr>
              <w:t xml:space="preserve">Section 2 : demandes et plaintes ouvertes en vertu de la </w:t>
            </w:r>
            <w:r w:rsidRPr="00F75F2E">
              <w:rPr>
                <w:rStyle w:val="Hyperlink"/>
                <w:i/>
                <w:iCs/>
                <w:noProof/>
              </w:rPr>
              <w:t>Loi sur la protection des renseignements personnels</w:t>
            </w:r>
            <w:r>
              <w:rPr>
                <w:noProof/>
                <w:webHidden/>
              </w:rPr>
              <w:tab/>
            </w:r>
            <w:r>
              <w:rPr>
                <w:noProof/>
                <w:webHidden/>
              </w:rPr>
              <w:fldChar w:fldCharType="begin"/>
            </w:r>
            <w:r>
              <w:rPr>
                <w:noProof/>
                <w:webHidden/>
              </w:rPr>
              <w:instrText xml:space="preserve"> PAGEREF _Toc168396318 \h </w:instrText>
            </w:r>
            <w:r>
              <w:rPr>
                <w:noProof/>
                <w:webHidden/>
              </w:rPr>
            </w:r>
            <w:r>
              <w:rPr>
                <w:noProof/>
                <w:webHidden/>
              </w:rPr>
              <w:fldChar w:fldCharType="separate"/>
            </w:r>
            <w:r>
              <w:rPr>
                <w:noProof/>
                <w:webHidden/>
              </w:rPr>
              <w:t>4</w:t>
            </w:r>
            <w:r>
              <w:rPr>
                <w:noProof/>
                <w:webHidden/>
              </w:rPr>
              <w:fldChar w:fldCharType="end"/>
            </w:r>
          </w:hyperlink>
        </w:p>
        <w:p w:rsidR="006C78AD" w:rsidRDefault="006C78AD" w14:paraId="08C8449E" w14:textId="74083446">
          <w:pPr>
            <w:pStyle w:val="TOC2"/>
            <w:tabs>
              <w:tab w:val="right" w:leader="dot" w:pos="9350"/>
            </w:tabs>
            <w:rPr>
              <w:rFonts w:eastAsiaTheme="minorEastAsia"/>
              <w:noProof/>
              <w:kern w:val="2"/>
              <w:sz w:val="24"/>
              <w:szCs w:val="24"/>
              <w:lang w:val="en-US"/>
              <w14:ligatures w14:val="standardContextual"/>
            </w:rPr>
          </w:pPr>
          <w:hyperlink w:history="1" w:anchor="_Toc168396319">
            <w:r w:rsidRPr="00F75F2E">
              <w:rPr>
                <w:rStyle w:val="Hyperlink"/>
                <w:rFonts w:cstheme="minorHAnsi"/>
                <w:noProof/>
                <w:shd w:val="clear" w:color="auto" w:fill="FFFFFF"/>
              </w:rPr>
              <w:t xml:space="preserve">2.1 </w:t>
            </w:r>
            <w:r w:rsidRPr="00F75F2E">
              <w:rPr>
                <w:rStyle w:val="Hyperlink"/>
                <w:noProof/>
              </w:rPr>
              <w:t>Nombre de demandes de renseignements personnels ouvertes qui sont en suspens depuis les périodes d’établissement de rapports précédentes</w:t>
            </w:r>
            <w:r>
              <w:rPr>
                <w:noProof/>
                <w:webHidden/>
              </w:rPr>
              <w:tab/>
            </w:r>
            <w:r>
              <w:rPr>
                <w:noProof/>
                <w:webHidden/>
              </w:rPr>
              <w:fldChar w:fldCharType="begin"/>
            </w:r>
            <w:r>
              <w:rPr>
                <w:noProof/>
                <w:webHidden/>
              </w:rPr>
              <w:instrText xml:space="preserve"> PAGEREF _Toc168396319 \h </w:instrText>
            </w:r>
            <w:r>
              <w:rPr>
                <w:noProof/>
                <w:webHidden/>
              </w:rPr>
            </w:r>
            <w:r>
              <w:rPr>
                <w:noProof/>
                <w:webHidden/>
              </w:rPr>
              <w:fldChar w:fldCharType="separate"/>
            </w:r>
            <w:r>
              <w:rPr>
                <w:noProof/>
                <w:webHidden/>
              </w:rPr>
              <w:t>4</w:t>
            </w:r>
            <w:r>
              <w:rPr>
                <w:noProof/>
                <w:webHidden/>
              </w:rPr>
              <w:fldChar w:fldCharType="end"/>
            </w:r>
          </w:hyperlink>
        </w:p>
        <w:p w:rsidR="006C78AD" w:rsidRDefault="006C78AD" w14:paraId="05FD24B0" w14:textId="4E2F51F3">
          <w:pPr>
            <w:pStyle w:val="TOC2"/>
            <w:tabs>
              <w:tab w:val="right" w:leader="dot" w:pos="9350"/>
            </w:tabs>
            <w:rPr>
              <w:rFonts w:eastAsiaTheme="minorEastAsia"/>
              <w:noProof/>
              <w:kern w:val="2"/>
              <w:sz w:val="24"/>
              <w:szCs w:val="24"/>
              <w:lang w:val="en-US"/>
              <w14:ligatures w14:val="standardContextual"/>
            </w:rPr>
          </w:pPr>
          <w:hyperlink w:history="1" w:anchor="_Toc168396320">
            <w:r w:rsidRPr="00F75F2E">
              <w:rPr>
                <w:rStyle w:val="Hyperlink"/>
                <w:rFonts w:cstheme="minorHAnsi"/>
                <w:noProof/>
                <w:shd w:val="clear" w:color="auto" w:fill="FFFFFF"/>
              </w:rPr>
              <w:t xml:space="preserve">2.2 </w:t>
            </w:r>
            <w:r w:rsidRPr="00F75F2E">
              <w:rPr>
                <w:rStyle w:val="Hyperlink"/>
                <w:noProof/>
              </w:rPr>
              <w:t>Nombre de plaintes ouvertes auprès du Commissaire à la protection de la vie privée du Canada qui sont en suspens depuis les périodes d’établissement de rapports précédentes</w:t>
            </w:r>
            <w:r>
              <w:rPr>
                <w:noProof/>
                <w:webHidden/>
              </w:rPr>
              <w:tab/>
            </w:r>
            <w:r>
              <w:rPr>
                <w:noProof/>
                <w:webHidden/>
              </w:rPr>
              <w:fldChar w:fldCharType="begin"/>
            </w:r>
            <w:r>
              <w:rPr>
                <w:noProof/>
                <w:webHidden/>
              </w:rPr>
              <w:instrText xml:space="preserve"> PAGEREF _Toc168396320 \h </w:instrText>
            </w:r>
            <w:r>
              <w:rPr>
                <w:noProof/>
                <w:webHidden/>
              </w:rPr>
            </w:r>
            <w:r>
              <w:rPr>
                <w:noProof/>
                <w:webHidden/>
              </w:rPr>
              <w:fldChar w:fldCharType="separate"/>
            </w:r>
            <w:r>
              <w:rPr>
                <w:noProof/>
                <w:webHidden/>
              </w:rPr>
              <w:t>5</w:t>
            </w:r>
            <w:r>
              <w:rPr>
                <w:noProof/>
                <w:webHidden/>
              </w:rPr>
              <w:fldChar w:fldCharType="end"/>
            </w:r>
          </w:hyperlink>
        </w:p>
        <w:p w:rsidR="006C78AD" w:rsidRDefault="006C78AD" w14:paraId="5B752BC2" w14:textId="7D8254E8">
          <w:pPr>
            <w:pStyle w:val="TOC1"/>
            <w:tabs>
              <w:tab w:val="right" w:leader="dot" w:pos="9350"/>
            </w:tabs>
            <w:rPr>
              <w:rFonts w:eastAsiaTheme="minorEastAsia"/>
              <w:noProof/>
              <w:kern w:val="2"/>
              <w:sz w:val="24"/>
              <w:szCs w:val="24"/>
              <w:lang w:val="en-US"/>
              <w14:ligatures w14:val="standardContextual"/>
            </w:rPr>
          </w:pPr>
          <w:hyperlink w:history="1" w:anchor="_Toc168396321">
            <w:r w:rsidRPr="00F75F2E">
              <w:rPr>
                <w:rStyle w:val="Hyperlink"/>
                <w:noProof/>
              </w:rPr>
              <w:t>Section 3 : numéro d’assurance sociale</w:t>
            </w:r>
            <w:r>
              <w:rPr>
                <w:noProof/>
                <w:webHidden/>
              </w:rPr>
              <w:tab/>
            </w:r>
            <w:r>
              <w:rPr>
                <w:noProof/>
                <w:webHidden/>
              </w:rPr>
              <w:fldChar w:fldCharType="begin"/>
            </w:r>
            <w:r>
              <w:rPr>
                <w:noProof/>
                <w:webHidden/>
              </w:rPr>
              <w:instrText xml:space="preserve"> PAGEREF _Toc168396321 \h </w:instrText>
            </w:r>
            <w:r>
              <w:rPr>
                <w:noProof/>
                <w:webHidden/>
              </w:rPr>
            </w:r>
            <w:r>
              <w:rPr>
                <w:noProof/>
                <w:webHidden/>
              </w:rPr>
              <w:fldChar w:fldCharType="separate"/>
            </w:r>
            <w:r>
              <w:rPr>
                <w:noProof/>
                <w:webHidden/>
              </w:rPr>
              <w:t>6</w:t>
            </w:r>
            <w:r>
              <w:rPr>
                <w:noProof/>
                <w:webHidden/>
              </w:rPr>
              <w:fldChar w:fldCharType="end"/>
            </w:r>
          </w:hyperlink>
        </w:p>
        <w:p w:rsidR="006C78AD" w:rsidRDefault="006C78AD" w14:paraId="391C97AE" w14:textId="19E2647A">
          <w:pPr>
            <w:pStyle w:val="TOC1"/>
            <w:tabs>
              <w:tab w:val="right" w:leader="dot" w:pos="9350"/>
            </w:tabs>
            <w:rPr>
              <w:rFonts w:eastAsiaTheme="minorEastAsia"/>
              <w:noProof/>
              <w:kern w:val="2"/>
              <w:sz w:val="24"/>
              <w:szCs w:val="24"/>
              <w:lang w:val="en-US"/>
              <w14:ligatures w14:val="standardContextual"/>
            </w:rPr>
          </w:pPr>
          <w:hyperlink w:history="1" w:anchor="_Toc168396322">
            <w:r w:rsidRPr="00F75F2E">
              <w:rPr>
                <w:rStyle w:val="Hyperlink"/>
                <w:noProof/>
              </w:rPr>
              <w:t xml:space="preserve">Section 4: accès universel sous la </w:t>
            </w:r>
            <w:r w:rsidRPr="00F75F2E">
              <w:rPr>
                <w:rStyle w:val="Hyperlink"/>
                <w:i/>
                <w:iCs/>
                <w:noProof/>
              </w:rPr>
              <w:t>Loi sur la protection des renseignements personnels</w:t>
            </w:r>
            <w:r>
              <w:rPr>
                <w:noProof/>
                <w:webHidden/>
              </w:rPr>
              <w:tab/>
            </w:r>
            <w:r>
              <w:rPr>
                <w:noProof/>
                <w:webHidden/>
              </w:rPr>
              <w:fldChar w:fldCharType="begin"/>
            </w:r>
            <w:r>
              <w:rPr>
                <w:noProof/>
                <w:webHidden/>
              </w:rPr>
              <w:instrText xml:space="preserve"> PAGEREF _Toc168396322 \h </w:instrText>
            </w:r>
            <w:r>
              <w:rPr>
                <w:noProof/>
                <w:webHidden/>
              </w:rPr>
            </w:r>
            <w:r>
              <w:rPr>
                <w:noProof/>
                <w:webHidden/>
              </w:rPr>
              <w:fldChar w:fldCharType="separate"/>
            </w:r>
            <w:r>
              <w:rPr>
                <w:noProof/>
                <w:webHidden/>
              </w:rPr>
              <w:t>7</w:t>
            </w:r>
            <w:r>
              <w:rPr>
                <w:noProof/>
                <w:webHidden/>
              </w:rPr>
              <w:fldChar w:fldCharType="end"/>
            </w:r>
          </w:hyperlink>
        </w:p>
        <w:p w:rsidR="006C78AD" w:rsidRDefault="006C78AD" w14:paraId="18F3BEC3" w14:textId="74B2EF4C">
          <w:pPr>
            <w:pStyle w:val="TOC1"/>
            <w:tabs>
              <w:tab w:val="right" w:leader="dot" w:pos="9350"/>
            </w:tabs>
            <w:rPr>
              <w:rFonts w:eastAsiaTheme="minorEastAsia"/>
              <w:noProof/>
              <w:kern w:val="2"/>
              <w:sz w:val="24"/>
              <w:szCs w:val="24"/>
              <w:lang w:val="en-US"/>
              <w14:ligatures w14:val="standardContextual"/>
            </w:rPr>
          </w:pPr>
          <w:hyperlink w:history="1" w:anchor="_Toc168396323">
            <w:r w:rsidRPr="00F75F2E">
              <w:rPr>
                <w:rStyle w:val="Hyperlink"/>
                <w:noProof/>
              </w:rPr>
              <w:t>Annexe A</w:t>
            </w:r>
            <w:r>
              <w:rPr>
                <w:noProof/>
                <w:webHidden/>
              </w:rPr>
              <w:tab/>
            </w:r>
            <w:r>
              <w:rPr>
                <w:noProof/>
                <w:webHidden/>
              </w:rPr>
              <w:fldChar w:fldCharType="begin"/>
            </w:r>
            <w:r>
              <w:rPr>
                <w:noProof/>
                <w:webHidden/>
              </w:rPr>
              <w:instrText xml:space="preserve"> PAGEREF _Toc168396323 \h </w:instrText>
            </w:r>
            <w:r>
              <w:rPr>
                <w:noProof/>
                <w:webHidden/>
              </w:rPr>
            </w:r>
            <w:r>
              <w:rPr>
                <w:noProof/>
                <w:webHidden/>
              </w:rPr>
              <w:fldChar w:fldCharType="separate"/>
            </w:r>
            <w:r>
              <w:rPr>
                <w:noProof/>
                <w:webHidden/>
              </w:rPr>
              <w:t>8</w:t>
            </w:r>
            <w:r>
              <w:rPr>
                <w:noProof/>
                <w:webHidden/>
              </w:rPr>
              <w:fldChar w:fldCharType="end"/>
            </w:r>
          </w:hyperlink>
        </w:p>
        <w:p w:rsidRPr="0071014D" w:rsidR="00141358" w:rsidRDefault="00950188" w14:paraId="1F236150" w14:textId="59E9FC6E">
          <w:pPr>
            <w:rPr>
              <w:b/>
              <w:bCs/>
              <w:noProof/>
              <w:lang w:val="fr-CA"/>
            </w:rPr>
          </w:pPr>
          <w:r w:rsidRPr="0071014D">
            <w:rPr>
              <w:b/>
              <w:bCs/>
              <w:noProof/>
              <w:lang w:val="fr-CA"/>
            </w:rPr>
            <w:fldChar w:fldCharType="end"/>
          </w:r>
        </w:p>
      </w:sdtContent>
    </w:sdt>
    <w:p w:rsidRPr="009612B9" w:rsidR="00950188" w:rsidRDefault="00950188" w14:paraId="71A8150D" w14:textId="02FC2BA7">
      <w:pPr>
        <w:rPr>
          <w:rFonts w:cs="Arial"/>
          <w:color w:val="0000FF"/>
          <w:sz w:val="24"/>
          <w:szCs w:val="24"/>
          <w:lang w:val="fr-CA"/>
        </w:rPr>
      </w:pPr>
      <w:r w:rsidRPr="59442249">
        <w:rPr>
          <w:rFonts w:cs="Arial"/>
          <w:color w:val="0000FF"/>
          <w:sz w:val="24"/>
          <w:szCs w:val="24"/>
          <w:lang w:val="fr-CA"/>
        </w:rPr>
        <w:br w:type="page"/>
      </w:r>
    </w:p>
    <w:p w:rsidR="00F74EE3" w:rsidP="59442249" w:rsidRDefault="00C74E7D" w14:paraId="2A70A1C6" w14:textId="51AB4BD3">
      <w:pPr>
        <w:pStyle w:val="Heading1"/>
        <w:rPr>
          <w:i w:val="1"/>
          <w:iCs w:val="1"/>
        </w:rPr>
      </w:pPr>
      <w:r w:rsidRPr="59442249" w:rsidR="00C74E7D">
        <w:rPr>
          <w:highlight w:val="lightGray"/>
        </w:rPr>
        <w:t xml:space="preserve">Section 1: Demandes reportées et plaintes actives en vertu de la </w:t>
      </w:r>
      <w:r w:rsidRPr="59442249" w:rsidR="00C74E7D">
        <w:rPr>
          <w:i w:val="1"/>
          <w:iCs w:val="1"/>
          <w:highlight w:val="lightGray"/>
        </w:rPr>
        <w:t>Loi sur l’accès à l’information</w:t>
      </w:r>
    </w:p>
    <w:p w:rsidRPr="00707213" w:rsidR="00707213" w:rsidP="59442249" w:rsidRDefault="00707213" w14:paraId="5CAD2CC4" w14:textId="77777777">
      <w:pPr>
        <w:spacing w:after="0"/>
        <w:rPr>
          <w:lang w:val="fr-CA"/>
        </w:rPr>
      </w:pPr>
    </w:p>
    <w:p w:rsidRPr="009612B9" w:rsidR="00F74EE3" w:rsidP="59442249" w:rsidRDefault="00945418" w14:paraId="3DFB0398" w14:textId="402479C5">
      <w:pPr>
        <w:pStyle w:val="Heading2"/>
        <w:rPr>
          <w:rFonts w:cs="Calibri" w:cstheme="minorAscii"/>
          <w:highlight w:val="yellow"/>
          <w:shd w:val="clear" w:color="auto" w:fill="FFFFFF"/>
        </w:rPr>
      </w:pPr>
      <w:bookmarkStart w:name="Part3_1" w:id="15"/>
      <w:r w:rsidRPr="59442249" w:rsidR="00945418">
        <w:rPr>
          <w:rFonts w:cs="Calibri" w:cstheme="minorAscii"/>
          <w:shd w:val="clear" w:color="auto" w:fill="FFFFFF"/>
        </w:rPr>
        <w:t>1</w:t>
      </w:r>
      <w:r w:rsidRPr="59442249" w:rsidR="00F74EE3">
        <w:rPr>
          <w:rFonts w:cs="Calibri" w:cstheme="minorAscii"/>
          <w:shd w:val="clear" w:color="auto" w:fill="FFFFFF"/>
        </w:rPr>
        <w:t xml:space="preserve">.1 </w:t>
      </w:r>
      <w:bookmarkEnd w:id="15"/>
      <w:r w:rsidR="000F41B8">
        <w:rPr/>
        <w:t>￼</w:t>
      </w:r>
      <w:r w:rsidR="000F41B8">
        <w:rPr/>
        <w:t>￼</w:t>
      </w:r>
      <w:r w:rsidR="000F41B8">
        <w:rPr/>
        <w:t>Demandes reportées à la prochaine période d’établissement de rapport</w:t>
      </w:r>
      <w:r w:rsidR="004A195F">
        <w:rPr/>
        <w:t>s</w:t>
      </w:r>
      <w:r w:rsidR="00BD2C98">
        <w:rPr/>
        <w:t>, ventilées par période d’établissement de rapports reçue</w:t>
      </w:r>
    </w:p>
    <w:p w:rsidRPr="009612B9" w:rsidR="00F74EE3" w:rsidP="00F74EE3" w:rsidRDefault="00F74EE3" w14:paraId="61C5AFD0" w14:textId="77777777">
      <w:pPr>
        <w:spacing w:after="0" w:line="240" w:lineRule="auto"/>
        <w:rPr>
          <w:rFonts w:cstheme="minorHAnsi"/>
          <w:b/>
          <w:bCs/>
          <w:sz w:val="24"/>
          <w:szCs w:val="24"/>
          <w:highlight w:val="yellow"/>
          <w:shd w:val="clear" w:color="auto" w:fill="FFFFFF"/>
          <w:lang w:val="fr-CA"/>
        </w:rPr>
      </w:pPr>
    </w:p>
    <w:p w:rsidRPr="009612B9" w:rsidR="00F74EE3" w:rsidP="3F9AD875" w:rsidRDefault="00A47B50" w14:paraId="4EE4A3AD" w14:textId="7DEBE3D1">
      <w:pPr>
        <w:spacing w:after="0" w:line="240" w:lineRule="auto"/>
        <w:rPr>
          <w:sz w:val="24"/>
          <w:szCs w:val="24"/>
          <w:shd w:val="clear" w:color="auto" w:fill="FFFFFF"/>
          <w:lang w:val="fr-CA"/>
        </w:rPr>
      </w:pPr>
      <w:r w:rsidRPr="3F9AD875" w:rsidR="00A47B50">
        <w:rPr>
          <w:sz w:val="24"/>
          <w:szCs w:val="24"/>
          <w:shd w:val="clear" w:color="auto" w:fill="FFFFFF"/>
          <w:lang w:val="fr-CA"/>
        </w:rPr>
        <w:t>Le tableau suivant indique le nombre de demandes d</w:t>
      </w:r>
      <w:r w:rsidRPr="3F9AD875" w:rsidR="00C66C2F">
        <w:rPr>
          <w:sz w:val="24"/>
          <w:szCs w:val="24"/>
          <w:shd w:val="clear" w:color="auto" w:fill="FFFFFF"/>
          <w:lang w:val="fr-CA"/>
        </w:rPr>
        <w:t>’</w:t>
      </w:r>
      <w:r w:rsidRPr="3F9AD875" w:rsidR="00A47B50">
        <w:rPr>
          <w:sz w:val="24"/>
          <w:szCs w:val="24"/>
          <w:shd w:val="clear" w:color="auto" w:fill="FFFFFF"/>
          <w:lang w:val="fr-CA"/>
        </w:rPr>
        <w:t xml:space="preserve">accès à </w:t>
      </w:r>
      <w:r w:rsidRPr="3F9AD875" w:rsidR="00393717">
        <w:rPr>
          <w:sz w:val="24"/>
          <w:szCs w:val="24"/>
          <w:shd w:val="clear" w:color="auto" w:fill="FFFFFF"/>
          <w:lang w:val="fr-CA"/>
        </w:rPr>
        <w:t>l’information</w:t>
      </w:r>
      <w:r w:rsidRPr="3F9AD875" w:rsidR="00A47B50">
        <w:rPr>
          <w:sz w:val="24"/>
          <w:szCs w:val="24"/>
          <w:shd w:val="clear" w:color="auto" w:fill="FFFFFF"/>
          <w:lang w:val="fr-CA"/>
        </w:rPr>
        <w:t xml:space="preserve"> qui s</w:t>
      </w:r>
      <w:r w:rsidR="0079250C">
        <w:rPr>
          <w:sz w:val="24"/>
          <w:szCs w:val="24"/>
          <w:shd w:val="clear" w:color="auto" w:fill="FFFFFF"/>
          <w:lang w:val="fr-CA"/>
        </w:rPr>
        <w:t>er</w:t>
      </w:r>
      <w:r w:rsidRPr="3F9AD875" w:rsidR="00A47B50">
        <w:rPr>
          <w:sz w:val="24"/>
          <w:szCs w:val="24"/>
          <w:shd w:val="clear" w:color="auto" w:fill="FFFFFF"/>
          <w:lang w:val="fr-CA"/>
        </w:rPr>
        <w:t xml:space="preserve">ont </w:t>
      </w:r>
      <w:r w:rsidR="0079250C">
        <w:rPr>
          <w:sz w:val="24"/>
          <w:szCs w:val="24"/>
          <w:shd w:val="clear" w:color="auto" w:fill="FFFFFF"/>
          <w:lang w:val="fr-CA"/>
        </w:rPr>
        <w:t>reportées</w:t>
      </w:r>
      <w:r w:rsidRPr="3F9AD875" w:rsidR="00A47B50">
        <w:rPr>
          <w:sz w:val="24"/>
          <w:szCs w:val="24"/>
          <w:shd w:val="clear" w:color="auto" w:fill="FFFFFF"/>
          <w:lang w:val="fr-CA"/>
        </w:rPr>
        <w:t xml:space="preserve"> </w:t>
      </w:r>
      <w:r w:rsidR="0079250C">
        <w:rPr>
          <w:sz w:val="24"/>
          <w:szCs w:val="24"/>
          <w:shd w:val="clear" w:color="auto" w:fill="FFFFFF"/>
          <w:lang w:val="fr-CA"/>
        </w:rPr>
        <w:t xml:space="preserve">à la prochaine </w:t>
      </w:r>
      <w:r w:rsidRPr="3F9AD875" w:rsidR="00A47B50">
        <w:rPr>
          <w:sz w:val="24"/>
          <w:szCs w:val="24"/>
          <w:shd w:val="clear" w:color="auto" w:fill="FFFFFF"/>
          <w:lang w:val="fr-CA"/>
        </w:rPr>
        <w:t>période</w:t>
      </w:r>
      <w:r w:rsidRPr="3F9AD875" w:rsidR="00A47B50">
        <w:rPr>
          <w:sz w:val="24"/>
          <w:szCs w:val="24"/>
          <w:shd w:val="clear" w:color="auto" w:fill="FFFFFF"/>
          <w:lang w:val="fr-CA"/>
        </w:rPr>
        <w:t xml:space="preserve"> d’établissement de rapport</w:t>
      </w:r>
      <w:r w:rsidRPr="3F9AD875" w:rsidR="002D6277">
        <w:rPr>
          <w:sz w:val="24"/>
          <w:szCs w:val="24"/>
          <w:shd w:val="clear" w:color="auto" w:fill="FFFFFF"/>
          <w:lang w:val="fr-CA"/>
        </w:rPr>
        <w:t>s</w:t>
      </w:r>
      <w:r w:rsidRPr="3F9AD875" w:rsidR="00A47B50">
        <w:rPr>
          <w:sz w:val="24"/>
          <w:szCs w:val="24"/>
          <w:shd w:val="clear" w:color="auto" w:fill="FFFFFF"/>
          <w:lang w:val="fr-CA"/>
        </w:rPr>
        <w:t>, ventilées selon l</w:t>
      </w:r>
      <w:r w:rsidRPr="3F9AD875" w:rsidR="00C66C2F">
        <w:rPr>
          <w:sz w:val="24"/>
          <w:szCs w:val="24"/>
          <w:shd w:val="clear" w:color="auto" w:fill="FFFFFF"/>
          <w:lang w:val="fr-CA"/>
        </w:rPr>
        <w:t xml:space="preserve">a </w:t>
      </w:r>
      <w:r w:rsidRPr="3F9AD875" w:rsidR="000B7DCD">
        <w:rPr>
          <w:sz w:val="24"/>
          <w:szCs w:val="24"/>
          <w:lang w:val="fr-CA"/>
        </w:rPr>
        <w:t>période d’établissement de rapports</w:t>
      </w:r>
      <w:r w:rsidRPr="009612B9" w:rsidR="000B7DCD">
        <w:rPr>
          <w:rFonts w:eastAsia="Times New Roman"/>
          <w:lang w:val="fr-CA"/>
        </w:rPr>
        <w:t xml:space="preserve"> </w:t>
      </w:r>
      <w:r w:rsidRPr="3F9AD875" w:rsidR="00A47B50">
        <w:rPr>
          <w:sz w:val="24"/>
          <w:szCs w:val="24"/>
          <w:shd w:val="clear" w:color="auto" w:fill="FFFFFF"/>
          <w:lang w:val="fr-CA"/>
        </w:rPr>
        <w:t xml:space="preserve">de la réception de la demande et selon que la demande soit </w:t>
      </w:r>
      <w:r w:rsidRPr="3F9AD875" w:rsidR="00A47B50">
        <w:rPr>
          <w:b w:val="1"/>
          <w:bCs w:val="1"/>
          <w:sz w:val="24"/>
          <w:szCs w:val="24"/>
          <w:shd w:val="clear" w:color="auto" w:fill="FFFFFF"/>
          <w:lang w:val="fr-CA"/>
        </w:rPr>
        <w:t>dans</w:t>
      </w:r>
      <w:r w:rsidRPr="3F9AD875" w:rsidR="00A47B50">
        <w:rPr>
          <w:sz w:val="24"/>
          <w:szCs w:val="24"/>
          <w:shd w:val="clear" w:color="auto" w:fill="FFFFFF"/>
          <w:lang w:val="fr-CA"/>
        </w:rPr>
        <w:t xml:space="preserve"> les délais, y compris les pro</w:t>
      </w:r>
      <w:r w:rsidRPr="3F9AD875" w:rsidR="006832D0">
        <w:rPr>
          <w:sz w:val="24"/>
          <w:szCs w:val="24"/>
          <w:shd w:val="clear" w:color="auto" w:fill="FFFFFF"/>
          <w:lang w:val="fr-CA"/>
        </w:rPr>
        <w:t>ro</w:t>
      </w:r>
      <w:r w:rsidRPr="3F9AD875" w:rsidR="00A47B50">
        <w:rPr>
          <w:sz w:val="24"/>
          <w:szCs w:val="24"/>
          <w:shd w:val="clear" w:color="auto" w:fill="FFFFFF"/>
          <w:lang w:val="fr-CA"/>
        </w:rPr>
        <w:t xml:space="preserve">gations, ou soit </w:t>
      </w:r>
      <w:r w:rsidRPr="3F9AD875" w:rsidR="00A47B50">
        <w:rPr>
          <w:b w:val="1"/>
          <w:bCs w:val="1"/>
          <w:sz w:val="24"/>
          <w:szCs w:val="24"/>
          <w:shd w:val="clear" w:color="auto" w:fill="FFFFFF"/>
          <w:lang w:val="fr-CA"/>
        </w:rPr>
        <w:t>au-delà</w:t>
      </w:r>
      <w:r w:rsidRPr="3F9AD875" w:rsidR="00A47B50">
        <w:rPr>
          <w:sz w:val="24"/>
          <w:szCs w:val="24"/>
          <w:shd w:val="clear" w:color="auto" w:fill="FFFFFF"/>
          <w:lang w:val="fr-CA"/>
        </w:rPr>
        <w:t xml:space="preserve"> des délais prescrits par la </w:t>
      </w:r>
      <w:ins w:author="Fauvel, Francis" w:date="2025-01-27T16:03:00Z" w16du:dateUtc="2025-01-27T21:03:00Z" w:id="30">
        <w:r>
          <w:fldChar w:fldCharType="begin"/>
        </w:r>
        <w:r w:rsidRPr="59442249">
          <w:rPr>
            <w:i w:val="1"/>
            <w:iCs w:val="1"/>
            <w:sz w:val="24"/>
            <w:szCs w:val="24"/>
            <w:lang w:val="fr-CA"/>
          </w:rPr>
          <w:instrText xml:space="preserve">HYPERLINK "https://laws-lois.justice.gc.ca/fra/lois/a-1/"</w:instrText>
        </w:r>
        <w:r w:rsidRPr="00BE2AD8" w:rsidR="000A4DD1">
          <w:rPr>
            <w:i/>
            <w:iCs/>
            <w:sz w:val="24"/>
            <w:szCs w:val="24"/>
            <w:shd w:val="clear" w:color="auto" w:fill="FFFFFF"/>
          </w:rPr>
        </w:r>
        <w:r w:rsidRPr="59442249">
          <w:rPr>
            <w:i w:val="1"/>
            <w:iCs w:val="1"/>
            <w:sz w:val="24"/>
            <w:szCs w:val="24"/>
          </w:rPr>
          <w:fldChar w:fldCharType="separate"/>
        </w:r>
      </w:ins>
      <w:r w:rsidRPr="59442249" w:rsidR="000A4DD1">
        <w:rPr>
          <w:rStyle w:val="Hyperlink"/>
          <w:i w:val="1"/>
          <w:iCs w:val="1"/>
          <w:sz w:val="24"/>
          <w:szCs w:val="24"/>
          <w:shd w:val="clear" w:color="auto" w:fill="FFFFFF"/>
          <w:lang w:val="fr-CA"/>
        </w:rPr>
        <w:t>Loi sur l’accès à l’information</w:t>
      </w:r>
      <w:ins w:author="Fauvel, Francis" w:date="2025-01-27T16:03:00Z" w16du:dateUtc="2025-01-27T21:03:00Z" w:id="30">
        <w:r w:rsidRPr="59442249">
          <w:rPr>
            <w:i w:val="1"/>
            <w:iCs w:val="1"/>
            <w:sz w:val="24"/>
            <w:szCs w:val="24"/>
            <w:lang w:val="fr-CA"/>
          </w:rPr>
          <w:fldChar w:fldCharType="end"/>
        </w:r>
      </w:ins>
      <w:r w:rsidR="000A4DD1">
        <w:rPr>
          <w:sz w:val="24"/>
          <w:szCs w:val="24"/>
          <w:shd w:val="clear" w:color="auto" w:fill="FFFFFF"/>
          <w:lang w:val="fr-CA"/>
        </w:rPr>
        <w:t xml:space="preserve"> (</w:t>
      </w:r>
      <w:r w:rsidRPr="3F9AD875" w:rsidR="000A4DD1">
        <w:rPr>
          <w:sz w:val="24"/>
          <w:szCs w:val="24"/>
          <w:shd w:val="clear" w:color="auto" w:fill="FFFFFF"/>
          <w:lang w:val="fr-CA"/>
        </w:rPr>
        <w:t>LAI</w:t>
      </w:r>
      <w:r w:rsidR="000A4DD1">
        <w:rPr>
          <w:sz w:val="24"/>
          <w:szCs w:val="24"/>
          <w:shd w:val="clear" w:color="auto" w:fill="FFFFFF"/>
          <w:lang w:val="fr-CA"/>
        </w:rPr>
        <w:t>)</w:t>
      </w:r>
      <w:r w:rsidRPr="3F9AD875" w:rsidR="00A47B50">
        <w:rPr>
          <w:sz w:val="24"/>
          <w:szCs w:val="24"/>
          <w:shd w:val="clear" w:color="auto" w:fill="FFFFFF"/>
          <w:lang w:val="fr-CA"/>
        </w:rPr>
        <w:t xml:space="preserve"> en date du 31 mars 20</w:t>
      </w:r>
      <w:r w:rsidRPr="3F9AD875" w:rsidR="40CEC602">
        <w:rPr>
          <w:sz w:val="24"/>
          <w:szCs w:val="24"/>
          <w:shd w:val="clear" w:color="auto" w:fill="FFFFFF"/>
          <w:lang w:val="fr-CA"/>
        </w:rPr>
        <w:t>2</w:t>
      </w:r>
      <w:r w:rsidR="0017087A">
        <w:rPr>
          <w:sz w:val="24"/>
          <w:szCs w:val="24"/>
          <w:shd w:val="clear" w:color="auto" w:fill="FFFFFF"/>
          <w:lang w:val="fr-CA"/>
        </w:rPr>
        <w:t>6</w:t>
      </w:r>
      <w:r w:rsidRPr="3F9AD875" w:rsidR="00A47B50">
        <w:rPr>
          <w:sz w:val="24"/>
          <w:szCs w:val="24"/>
          <w:shd w:val="clear" w:color="auto" w:fill="FFFFFF"/>
          <w:lang w:val="fr-CA"/>
        </w:rPr>
        <w:t>.</w:t>
      </w:r>
    </w:p>
    <w:p w:rsidRPr="009612B9" w:rsidR="00A47B50" w:rsidP="00F74EE3" w:rsidRDefault="00A47B50" w14:paraId="4C1C473F" w14:textId="77777777">
      <w:pPr>
        <w:spacing w:after="0" w:line="240" w:lineRule="auto"/>
        <w:rPr>
          <w:rFonts w:cstheme="minorHAnsi"/>
          <w:sz w:val="24"/>
          <w:szCs w:val="24"/>
          <w:highlight w:val="yellow"/>
          <w:shd w:val="clear" w:color="auto" w:fill="FFFFFF"/>
          <w:lang w:val="fr-CA"/>
        </w:rPr>
      </w:pPr>
    </w:p>
    <w:tbl>
      <w:tblPr>
        <w:tblStyle w:val="TableGrid"/>
        <w:tblW w:w="9270" w:type="dxa"/>
        <w:jc w:val="center"/>
        <w:tblLook w:val="04A0" w:firstRow="1" w:lastRow="0" w:firstColumn="1" w:lastColumn="0" w:noHBand="0" w:noVBand="1"/>
      </w:tblPr>
      <w:tblGrid>
        <w:gridCol w:w="1260"/>
        <w:gridCol w:w="2474"/>
        <w:gridCol w:w="2026"/>
        <w:gridCol w:w="2070"/>
        <w:gridCol w:w="1440"/>
      </w:tblGrid>
      <w:tr w:rsidRPr="009612B9" w:rsidR="00F74EE3" w:rsidTr="59442249" w14:paraId="5D62B300" w14:textId="77777777">
        <w:trPr>
          <w:trHeight w:val="300"/>
        </w:trPr>
        <w:tc>
          <w:tcPr>
            <w:tcW w:w="1170" w:type="dxa"/>
            <w:tcBorders>
              <w:top w:val="nil"/>
              <w:left w:val="nil"/>
              <w:bottom w:val="nil"/>
              <w:right w:val="nil"/>
            </w:tcBorders>
            <w:tcMar/>
            <w:vAlign w:val="center"/>
          </w:tcPr>
          <w:p w:rsidRPr="009612B9" w:rsidR="00F74EE3" w:rsidP="0093108C" w:rsidRDefault="00F74EE3" w14:paraId="346815AA" w14:textId="77777777">
            <w:pPr>
              <w:rPr>
                <w:rFonts w:cstheme="minorHAnsi"/>
                <w:color w:val="444444"/>
                <w:sz w:val="24"/>
                <w:szCs w:val="24"/>
                <w:highlight w:val="yellow"/>
                <w:shd w:val="clear" w:color="auto" w:fill="FFFFFF"/>
                <w:lang w:val="fr-CA"/>
              </w:rPr>
            </w:pPr>
          </w:p>
        </w:tc>
        <w:tc>
          <w:tcPr>
            <w:tcW w:w="2474" w:type="dxa"/>
            <w:tcBorders>
              <w:top w:val="nil"/>
              <w:left w:val="nil"/>
              <w:bottom w:val="single" w:color="auto" w:sz="4" w:space="0"/>
              <w:right w:val="nil"/>
            </w:tcBorders>
            <w:tcMar/>
            <w:vAlign w:val="center"/>
          </w:tcPr>
          <w:p w:rsidRPr="009612B9" w:rsidR="00F74EE3" w:rsidP="0093108C" w:rsidRDefault="00F74EE3" w14:paraId="1813F13A" w14:textId="77777777">
            <w:pPr>
              <w:rPr>
                <w:rFonts w:cstheme="minorHAnsi"/>
                <w:color w:val="444444"/>
                <w:sz w:val="24"/>
                <w:szCs w:val="24"/>
                <w:highlight w:val="yellow"/>
                <w:shd w:val="clear" w:color="auto" w:fill="FFFFFF"/>
                <w:lang w:val="fr-CA"/>
              </w:rPr>
            </w:pPr>
          </w:p>
        </w:tc>
        <w:tc>
          <w:tcPr>
            <w:tcW w:w="2026" w:type="dxa"/>
            <w:tcBorders>
              <w:top w:val="nil"/>
              <w:left w:val="nil"/>
              <w:bottom w:val="single" w:color="auto" w:sz="4" w:space="0"/>
              <w:right w:val="nil"/>
            </w:tcBorders>
            <w:tcMar/>
            <w:vAlign w:val="center"/>
          </w:tcPr>
          <w:p w:rsidRPr="0071014D" w:rsidR="00F74EE3" w:rsidP="59442249" w:rsidRDefault="00F74EE3" w14:paraId="501A0913" w14:textId="04427497">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1</w:t>
            </w:r>
          </w:p>
        </w:tc>
        <w:tc>
          <w:tcPr>
            <w:tcW w:w="2070" w:type="dxa"/>
            <w:tcBorders>
              <w:top w:val="nil"/>
              <w:left w:val="nil"/>
              <w:bottom w:val="single" w:color="auto" w:sz="4" w:space="0"/>
              <w:right w:val="nil"/>
            </w:tcBorders>
            <w:tcMar/>
            <w:vAlign w:val="center"/>
          </w:tcPr>
          <w:p w:rsidRPr="0071014D" w:rsidR="00F74EE3" w:rsidP="59442249" w:rsidRDefault="00F74EE3" w14:paraId="11DAF0ED" w14:textId="047F6D9F">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2</w:t>
            </w:r>
          </w:p>
        </w:tc>
        <w:tc>
          <w:tcPr>
            <w:tcW w:w="1440" w:type="dxa"/>
            <w:tcBorders>
              <w:top w:val="nil"/>
              <w:left w:val="nil"/>
              <w:bottom w:val="single" w:color="auto" w:sz="4" w:space="0"/>
              <w:right w:val="nil"/>
            </w:tcBorders>
            <w:tcMar/>
            <w:vAlign w:val="center"/>
          </w:tcPr>
          <w:p w:rsidRPr="0071014D" w:rsidR="00F74EE3" w:rsidP="59442249" w:rsidRDefault="00F74EE3" w14:paraId="17597177" w14:textId="279D190C">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3</w:t>
            </w:r>
          </w:p>
        </w:tc>
      </w:tr>
      <w:tr w:rsidRPr="009612B9" w:rsidR="00F74EE3" w:rsidTr="59442249" w14:paraId="63D13350" w14:textId="77777777">
        <w:trPr>
          <w:trHeight w:val="300"/>
        </w:trPr>
        <w:tc>
          <w:tcPr>
            <w:tcW w:w="1260" w:type="dxa"/>
            <w:tcBorders>
              <w:top w:val="nil"/>
              <w:left w:val="nil"/>
              <w:bottom w:val="nil"/>
              <w:right w:val="single" w:color="auto" w:sz="4" w:space="0"/>
            </w:tcBorders>
            <w:tcMar/>
            <w:vAlign w:val="center"/>
          </w:tcPr>
          <w:p w:rsidRPr="0071014D" w:rsidR="00F74EE3" w:rsidP="0093108C" w:rsidRDefault="00F74EE3" w14:paraId="2E79FFDC" w14:textId="77777777">
            <w:pPr>
              <w:jc w:val="center"/>
              <w:rPr>
                <w:rFonts w:cstheme="minorHAnsi"/>
                <w:color w:val="444444"/>
                <w:sz w:val="24"/>
                <w:szCs w:val="24"/>
                <w:highlight w:val="yellow"/>
                <w:shd w:val="clear" w:color="auto" w:fill="FFFFFF"/>
                <w:lang w:val="fr-CA"/>
              </w:rPr>
            </w:pPr>
          </w:p>
        </w:tc>
        <w:tc>
          <w:tcPr>
            <w:tcW w:w="2474" w:type="dxa"/>
            <w:tcBorders>
              <w:top w:val="single" w:color="auto" w:sz="4" w:space="0"/>
              <w:left w:val="single" w:color="auto" w:sz="4" w:space="0"/>
            </w:tcBorders>
            <w:tcMar/>
            <w:vAlign w:val="center"/>
          </w:tcPr>
          <w:p w:rsidRPr="009612B9" w:rsidR="00F74EE3" w:rsidP="59442249" w:rsidRDefault="005C3706" w14:paraId="1959743D" w14:textId="4EFA4780">
            <w:pPr>
              <w:jc w:val="center"/>
              <w:rPr>
                <w:rFonts w:cs="Calibri" w:cstheme="minorAscii"/>
                <w:b w:val="1"/>
                <w:bCs w:val="1"/>
                <w:color w:val="444444"/>
                <w:sz w:val="24"/>
                <w:szCs w:val="24"/>
                <w:highlight w:val="yellow"/>
                <w:shd w:val="clear" w:color="auto" w:fill="FFFFFF"/>
                <w:lang w:val="fr-CA"/>
              </w:rPr>
            </w:pPr>
            <w:r w:rsidRPr="59442249" w:rsidR="420337DE">
              <w:rPr>
                <w:rFonts w:eastAsia="Times New Roman"/>
                <w:b w:val="1"/>
                <w:bCs w:val="1"/>
                <w:sz w:val="24"/>
                <w:szCs w:val="24"/>
                <w:lang w:val="fr-CA"/>
              </w:rPr>
              <w:t>P</w:t>
            </w:r>
            <w:r w:rsidRPr="59442249" w:rsidR="000B7DCD">
              <w:rPr>
                <w:rFonts w:eastAsia="Times New Roman"/>
                <w:b w:val="1"/>
                <w:bCs w:val="1"/>
                <w:sz w:val="24"/>
                <w:szCs w:val="24"/>
                <w:lang w:val="fr-CA"/>
              </w:rPr>
              <w:t>ériode d’établissement de rapports</w:t>
            </w:r>
            <w:r w:rsidRPr="59442249" w:rsidR="00A47B50">
              <w:rPr>
                <w:rFonts w:eastAsia="Times New Roman" w:cs="Calibri" w:cstheme="minorAscii"/>
                <w:b w:val="1"/>
                <w:bCs w:val="1"/>
                <w:sz w:val="28"/>
                <w:szCs w:val="28"/>
                <w:lang w:val="fr-CA" w:eastAsia="en-CA"/>
              </w:rPr>
              <w:t xml:space="preserve"> </w:t>
            </w:r>
            <w:r w:rsidRPr="59442249" w:rsidR="00A47B50">
              <w:rPr>
                <w:rFonts w:eastAsia="Times New Roman" w:cs="Calibri" w:cstheme="minorAscii"/>
                <w:b w:val="1"/>
                <w:bCs w:val="1"/>
                <w:sz w:val="24"/>
                <w:szCs w:val="24"/>
                <w:lang w:val="fr-CA" w:eastAsia="en-CA"/>
              </w:rPr>
              <w:t xml:space="preserve">au cours </w:t>
            </w:r>
            <w:r w:rsidRPr="59442249" w:rsidR="2F9E0AAE">
              <w:rPr>
                <w:rFonts w:eastAsia="Times New Roman" w:cs="Calibri" w:cstheme="minorAscii"/>
                <w:b w:val="1"/>
                <w:bCs w:val="1"/>
                <w:sz w:val="24"/>
                <w:szCs w:val="24"/>
                <w:lang w:val="fr-CA" w:eastAsia="en-CA"/>
              </w:rPr>
              <w:t>de laquelle</w:t>
            </w:r>
            <w:r w:rsidRPr="59442249" w:rsidR="2F9E0AAE">
              <w:rPr>
                <w:rFonts w:eastAsia="Times New Roman" w:cs="Calibri" w:cstheme="minorAscii"/>
                <w:b w:val="1"/>
                <w:bCs w:val="1"/>
                <w:sz w:val="24"/>
                <w:szCs w:val="24"/>
                <w:lang w:val="fr-CA" w:eastAsia="en-CA"/>
              </w:rPr>
              <w:t xml:space="preserve"> </w:t>
            </w:r>
            <w:r w:rsidRPr="59442249" w:rsidR="00A47B50">
              <w:rPr>
                <w:rFonts w:eastAsia="Times New Roman" w:cs="Calibri" w:cstheme="minorAscii"/>
                <w:b w:val="1"/>
                <w:bCs w:val="1"/>
                <w:sz w:val="24"/>
                <w:szCs w:val="24"/>
                <w:lang w:val="fr-CA" w:eastAsia="en-CA"/>
              </w:rPr>
              <w:t xml:space="preserve">les demandes </w:t>
            </w:r>
            <w:r w:rsidRPr="59442249" w:rsidR="2F9E0AAE">
              <w:rPr>
                <w:rFonts w:eastAsia="Times New Roman" w:cs="Calibri" w:cstheme="minorAscii"/>
                <w:b w:val="1"/>
                <w:bCs w:val="1"/>
                <w:sz w:val="24"/>
                <w:szCs w:val="24"/>
                <w:lang w:val="fr-CA" w:eastAsia="en-CA"/>
              </w:rPr>
              <w:t>reportées</w:t>
            </w:r>
            <w:r w:rsidRPr="59442249" w:rsidR="2F9E0AAE">
              <w:rPr>
                <w:rFonts w:eastAsia="Times New Roman" w:cs="Calibri" w:cstheme="minorAscii"/>
                <w:b w:val="1"/>
                <w:bCs w:val="1"/>
                <w:sz w:val="24"/>
                <w:szCs w:val="24"/>
                <w:lang w:val="fr-CA" w:eastAsia="en-CA"/>
              </w:rPr>
              <w:t xml:space="preserve"> </w:t>
            </w:r>
            <w:r w:rsidRPr="59442249" w:rsidR="00A47B50">
              <w:rPr>
                <w:rFonts w:eastAsia="Times New Roman" w:cs="Calibri" w:cstheme="minorAscii"/>
                <w:b w:val="1"/>
                <w:bCs w:val="1"/>
                <w:sz w:val="24"/>
                <w:szCs w:val="24"/>
                <w:lang w:val="fr-CA" w:eastAsia="en-CA"/>
              </w:rPr>
              <w:t>ont été reçues</w:t>
            </w:r>
          </w:p>
        </w:tc>
        <w:tc>
          <w:tcPr>
            <w:tcW w:w="2026" w:type="dxa"/>
            <w:tcBorders>
              <w:top w:val="single" w:color="auto" w:sz="4" w:space="0"/>
            </w:tcBorders>
            <w:tcMar/>
            <w:vAlign w:val="center"/>
          </w:tcPr>
          <w:p w:rsidRPr="009612B9" w:rsidR="00F74EE3" w:rsidP="4EE3F0FE" w:rsidRDefault="00A47B50" w14:paraId="17CD0F6B" w14:textId="4577CE3C">
            <w:pPr>
              <w:jc w:val="center"/>
              <w:rPr>
                <w:rFonts w:eastAsia="Times New Roman"/>
                <w:b w:val="1"/>
                <w:bCs w:val="1"/>
                <w:sz w:val="24"/>
                <w:szCs w:val="24"/>
                <w:shd w:val="clear" w:color="auto" w:fill="FFFFFF"/>
                <w:lang w:val="fr-CA" w:eastAsia="en-CA"/>
              </w:rPr>
            </w:pPr>
            <w:r w:rsidRPr="59442249" w:rsidR="00A47B50">
              <w:rPr>
                <w:rFonts w:eastAsia="Times New Roman"/>
                <w:b w:val="1"/>
                <w:bCs w:val="1"/>
                <w:sz w:val="24"/>
                <w:szCs w:val="24"/>
                <w:lang w:val="fr-CA" w:eastAsia="en-CA"/>
              </w:rPr>
              <w:t xml:space="preserve">Demandes </w:t>
            </w:r>
            <w:r w:rsidRPr="59442249" w:rsidR="11923BF8">
              <w:rPr>
                <w:rFonts w:eastAsia="Times New Roman"/>
                <w:b w:val="1"/>
                <w:bCs w:val="1"/>
                <w:sz w:val="24"/>
                <w:szCs w:val="24"/>
                <w:lang w:val="fr-CA" w:eastAsia="en-CA"/>
              </w:rPr>
              <w:t>reportées</w:t>
            </w:r>
            <w:r w:rsidRPr="59442249" w:rsidR="11923BF8">
              <w:rPr>
                <w:rFonts w:eastAsia="Times New Roman"/>
                <w:b w:val="1"/>
                <w:bCs w:val="1"/>
                <w:sz w:val="24"/>
                <w:szCs w:val="24"/>
                <w:lang w:val="fr-CA" w:eastAsia="en-CA"/>
              </w:rPr>
              <w:t xml:space="preserve"> </w:t>
            </w:r>
            <w:r w:rsidRPr="59442249" w:rsidR="00A47B50">
              <w:rPr>
                <w:rFonts w:eastAsia="Times New Roman"/>
                <w:b w:val="1"/>
                <w:bCs w:val="1"/>
                <w:i w:val="1"/>
                <w:iCs w:val="1"/>
                <w:sz w:val="24"/>
                <w:szCs w:val="24"/>
                <w:lang w:val="fr-CA" w:eastAsia="en-CA"/>
              </w:rPr>
              <w:t>dans</w:t>
            </w:r>
            <w:r w:rsidRPr="59442249" w:rsidR="00A47B50">
              <w:rPr>
                <w:rFonts w:eastAsia="Times New Roman"/>
                <w:b w:val="1"/>
                <w:bCs w:val="1"/>
                <w:sz w:val="24"/>
                <w:szCs w:val="24"/>
                <w:lang w:val="fr-CA" w:eastAsia="en-CA"/>
              </w:rPr>
              <w:t xml:space="preserve"> les délais prescrits par la </w:t>
            </w:r>
            <w:r w:rsidRPr="59442249" w:rsidR="00A47B50">
              <w:rPr>
                <w:rFonts w:eastAsia="Times New Roman"/>
                <w:b w:val="1"/>
                <w:bCs w:val="1"/>
                <w:i w:val="1"/>
                <w:iCs w:val="1"/>
                <w:sz w:val="24"/>
                <w:szCs w:val="24"/>
                <w:lang w:val="fr-CA" w:eastAsia="en-CA"/>
              </w:rPr>
              <w:t>Loi</w:t>
            </w:r>
            <w:r w:rsidRPr="59442249" w:rsidR="00A47B50">
              <w:rPr>
                <w:rFonts w:eastAsia="Times New Roman"/>
                <w:b w:val="1"/>
                <w:bCs w:val="1"/>
                <w:sz w:val="24"/>
                <w:szCs w:val="24"/>
                <w:lang w:val="fr-CA" w:eastAsia="en-CA"/>
              </w:rPr>
              <w:t xml:space="preserve"> en date du 31 mars 20</w:t>
            </w:r>
            <w:r w:rsidRPr="59442249" w:rsidR="2D29CB57">
              <w:rPr>
                <w:rFonts w:eastAsia="Times New Roman"/>
                <w:b w:val="1"/>
                <w:bCs w:val="1"/>
                <w:sz w:val="24"/>
                <w:szCs w:val="24"/>
                <w:lang w:val="fr-CA" w:eastAsia="en-CA"/>
              </w:rPr>
              <w:t>2</w:t>
            </w:r>
            <w:r w:rsidRPr="59442249" w:rsidR="0017087A">
              <w:rPr>
                <w:rFonts w:eastAsia="Times New Roman"/>
                <w:b w:val="1"/>
                <w:bCs w:val="1"/>
                <w:sz w:val="24"/>
                <w:szCs w:val="24"/>
                <w:lang w:val="fr-CA" w:eastAsia="en-CA"/>
              </w:rPr>
              <w:t>6</w:t>
            </w:r>
          </w:p>
        </w:tc>
        <w:tc>
          <w:tcPr>
            <w:tcW w:w="2070" w:type="dxa"/>
            <w:tcBorders>
              <w:top w:val="single" w:color="auto" w:sz="4" w:space="0"/>
            </w:tcBorders>
            <w:tcMar/>
            <w:vAlign w:val="center"/>
          </w:tcPr>
          <w:p w:rsidRPr="009612B9" w:rsidR="00F74EE3" w:rsidP="4EE3F0FE" w:rsidRDefault="00A47B50" w14:paraId="30D54BBF" w14:textId="6C3C6B41">
            <w:pPr>
              <w:jc w:val="center"/>
              <w:rPr>
                <w:rFonts w:eastAsia="Times New Roman"/>
                <w:b w:val="1"/>
                <w:bCs w:val="1"/>
                <w:sz w:val="24"/>
                <w:szCs w:val="24"/>
                <w:shd w:val="clear" w:color="auto" w:fill="FFFFFF"/>
                <w:lang w:val="fr-CA" w:eastAsia="en-CA"/>
              </w:rPr>
            </w:pPr>
            <w:r w:rsidRPr="59442249" w:rsidR="00A47B50">
              <w:rPr>
                <w:rFonts w:eastAsia="Times New Roman"/>
                <w:b w:val="1"/>
                <w:bCs w:val="1"/>
                <w:sz w:val="24"/>
                <w:szCs w:val="24"/>
                <w:lang w:val="fr-CA" w:eastAsia="en-CA"/>
              </w:rPr>
              <w:t xml:space="preserve">Demandes </w:t>
            </w:r>
            <w:r w:rsidRPr="59442249" w:rsidR="11923BF8">
              <w:rPr>
                <w:rFonts w:eastAsia="Times New Roman"/>
                <w:b w:val="1"/>
                <w:bCs w:val="1"/>
                <w:sz w:val="24"/>
                <w:szCs w:val="24"/>
                <w:lang w:val="fr-CA" w:eastAsia="en-CA"/>
              </w:rPr>
              <w:t>reportées</w:t>
            </w:r>
            <w:r w:rsidRPr="59442249" w:rsidR="11923BF8">
              <w:rPr>
                <w:rFonts w:eastAsia="Times New Roman"/>
                <w:b w:val="1"/>
                <w:bCs w:val="1"/>
                <w:sz w:val="24"/>
                <w:szCs w:val="24"/>
                <w:lang w:val="fr-CA" w:eastAsia="en-CA"/>
              </w:rPr>
              <w:t xml:space="preserve"> </w:t>
            </w:r>
            <w:r w:rsidRPr="59442249" w:rsidR="00A47B50">
              <w:rPr>
                <w:rFonts w:eastAsia="Times New Roman"/>
                <w:b w:val="1"/>
                <w:bCs w:val="1"/>
                <w:i w:val="1"/>
                <w:iCs w:val="1"/>
                <w:sz w:val="24"/>
                <w:szCs w:val="24"/>
                <w:lang w:val="fr-CA" w:eastAsia="en-CA"/>
              </w:rPr>
              <w:t>dépassant</w:t>
            </w:r>
            <w:r w:rsidRPr="59442249" w:rsidR="00A47B50">
              <w:rPr>
                <w:rFonts w:eastAsia="Times New Roman"/>
                <w:b w:val="1"/>
                <w:bCs w:val="1"/>
                <w:sz w:val="24"/>
                <w:szCs w:val="24"/>
                <w:lang w:val="fr-CA" w:eastAsia="en-CA"/>
              </w:rPr>
              <w:t xml:space="preserve"> les délais prescrits par la </w:t>
            </w:r>
            <w:r w:rsidRPr="59442249" w:rsidR="00A47B50">
              <w:rPr>
                <w:rFonts w:eastAsia="Times New Roman"/>
                <w:b w:val="1"/>
                <w:bCs w:val="1"/>
                <w:i w:val="1"/>
                <w:iCs w:val="1"/>
                <w:sz w:val="24"/>
                <w:szCs w:val="24"/>
                <w:lang w:val="fr-CA" w:eastAsia="en-CA"/>
              </w:rPr>
              <w:t>Loi</w:t>
            </w:r>
            <w:r w:rsidRPr="59442249" w:rsidR="00A47B50">
              <w:rPr>
                <w:rFonts w:eastAsia="Times New Roman"/>
                <w:b w:val="1"/>
                <w:bCs w:val="1"/>
                <w:sz w:val="24"/>
                <w:szCs w:val="24"/>
                <w:lang w:val="fr-CA" w:eastAsia="en-CA"/>
              </w:rPr>
              <w:t xml:space="preserve"> en date du 31 mars 20</w:t>
            </w:r>
            <w:r w:rsidRPr="59442249" w:rsidR="12B707C1">
              <w:rPr>
                <w:rFonts w:eastAsia="Times New Roman"/>
                <w:b w:val="1"/>
                <w:bCs w:val="1"/>
                <w:sz w:val="24"/>
                <w:szCs w:val="24"/>
                <w:lang w:val="fr-CA" w:eastAsia="en-CA"/>
              </w:rPr>
              <w:t>2</w:t>
            </w:r>
            <w:r w:rsidRPr="59442249" w:rsidR="0017087A">
              <w:rPr>
                <w:rFonts w:eastAsia="Times New Roman"/>
                <w:b w:val="1"/>
                <w:bCs w:val="1"/>
                <w:sz w:val="24"/>
                <w:szCs w:val="24"/>
                <w:lang w:val="fr-CA" w:eastAsia="en-CA"/>
              </w:rPr>
              <w:t>6</w:t>
            </w:r>
          </w:p>
        </w:tc>
        <w:tc>
          <w:tcPr>
            <w:tcW w:w="1440" w:type="dxa"/>
            <w:tcBorders>
              <w:top w:val="single" w:color="auto" w:sz="4" w:space="0"/>
            </w:tcBorders>
            <w:tcMar/>
            <w:vAlign w:val="center"/>
          </w:tcPr>
          <w:p w:rsidRPr="0071014D" w:rsidR="00F74EE3" w:rsidP="006832D0" w:rsidRDefault="00F74EE3" w14:paraId="01C7A9FE" w14:textId="77777777">
            <w:pPr>
              <w:jc w:val="center"/>
              <w:rPr>
                <w:rFonts w:cstheme="minorHAnsi"/>
                <w:color w:val="444444"/>
                <w:sz w:val="24"/>
                <w:szCs w:val="24"/>
                <w:highlight w:val="yellow"/>
                <w:shd w:val="clear" w:color="auto" w:fill="FFFFFF"/>
                <w:lang w:val="fr-CA"/>
              </w:rPr>
            </w:pPr>
            <w:r w:rsidRPr="0071014D">
              <w:rPr>
                <w:rFonts w:eastAsia="Times New Roman" w:cstheme="minorHAnsi"/>
                <w:b/>
                <w:bCs/>
                <w:sz w:val="24"/>
                <w:szCs w:val="24"/>
                <w:lang w:val="fr-CA" w:eastAsia="en-CA"/>
              </w:rPr>
              <w:t>Total</w:t>
            </w:r>
          </w:p>
        </w:tc>
      </w:tr>
      <w:tr w:rsidR="7213E53D" w:rsidTr="59442249" w14:paraId="7103EAA1"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60D32E87" w14:textId="6A8BA1D3">
            <w:pPr>
              <w:rPr>
                <w:color w:val="444444"/>
                <w:sz w:val="24"/>
                <w:szCs w:val="24"/>
                <w:highlight w:val="yellow"/>
                <w:lang w:val="fr-CA"/>
              </w:rPr>
            </w:pPr>
            <w:r w:rsidRPr="7213E53D">
              <w:rPr>
                <w:b/>
                <w:bCs/>
                <w:color w:val="0000FF"/>
                <w:sz w:val="24"/>
                <w:szCs w:val="24"/>
                <w:lang w:val="fr-CA"/>
              </w:rPr>
              <w:t>Rangée 1</w:t>
            </w:r>
          </w:p>
        </w:tc>
        <w:tc>
          <w:tcPr>
            <w:tcW w:w="2474" w:type="dxa"/>
            <w:tcBorders>
              <w:top w:val="single" w:color="auto" w:sz="4" w:space="0"/>
              <w:left w:val="single" w:color="auto" w:sz="4" w:space="0"/>
            </w:tcBorders>
            <w:tcMar/>
            <w:vAlign w:val="center"/>
          </w:tcPr>
          <w:p w:rsidR="650FB5E5" w:rsidP="7213E53D" w:rsidRDefault="37F4F7AD" w14:paraId="307A7E25" w14:textId="387F6096">
            <w:pPr>
              <w:rPr>
                <w:rFonts w:eastAsia="Times New Roman"/>
                <w:b w:val="1"/>
                <w:bCs w:val="1"/>
                <w:sz w:val="24"/>
                <w:szCs w:val="24"/>
                <w:lang w:val="fr-CA" w:eastAsia="en-CA"/>
              </w:rPr>
            </w:pPr>
            <w:r w:rsidRPr="59442249" w:rsidR="6C7B215F">
              <w:rPr>
                <w:rFonts w:eastAsia="Times New Roman"/>
                <w:b w:val="1"/>
                <w:bCs w:val="1"/>
                <w:sz w:val="24"/>
                <w:szCs w:val="24"/>
                <w:lang w:val="fr-CA" w:eastAsia="en-CA"/>
              </w:rPr>
              <w:t>Reçues en 20</w:t>
            </w:r>
            <w:r w:rsidRPr="59442249" w:rsidR="11D4D80F">
              <w:rPr>
                <w:rFonts w:eastAsia="Times New Roman"/>
                <w:b w:val="1"/>
                <w:bCs w:val="1"/>
                <w:sz w:val="24"/>
                <w:szCs w:val="24"/>
                <w:lang w:val="fr-CA" w:eastAsia="en-CA"/>
              </w:rPr>
              <w:t>2</w:t>
            </w:r>
            <w:r w:rsidRPr="59442249" w:rsidR="0017087A">
              <w:rPr>
                <w:rFonts w:eastAsia="Times New Roman"/>
                <w:b w:val="1"/>
                <w:bCs w:val="1"/>
                <w:sz w:val="24"/>
                <w:szCs w:val="24"/>
                <w:lang w:val="fr-CA" w:eastAsia="en-CA"/>
              </w:rPr>
              <w:t>5</w:t>
            </w:r>
            <w:r w:rsidRPr="59442249" w:rsidR="6C7B215F">
              <w:rPr>
                <w:rFonts w:eastAsia="Times New Roman"/>
                <w:b w:val="1"/>
                <w:bCs w:val="1"/>
                <w:sz w:val="24"/>
                <w:szCs w:val="24"/>
                <w:lang w:val="fr-CA" w:eastAsia="en-CA"/>
              </w:rPr>
              <w:t>-20</w:t>
            </w:r>
            <w:r w:rsidRPr="59442249" w:rsidR="3D57D809">
              <w:rPr>
                <w:rFonts w:eastAsia="Times New Roman"/>
                <w:b w:val="1"/>
                <w:bCs w:val="1"/>
                <w:sz w:val="24"/>
                <w:szCs w:val="24"/>
                <w:lang w:val="fr-CA" w:eastAsia="en-CA"/>
              </w:rPr>
              <w:t>2</w:t>
            </w:r>
            <w:r w:rsidRPr="59442249" w:rsidR="0017087A">
              <w:rPr>
                <w:rFonts w:eastAsia="Times New Roman"/>
                <w:b w:val="1"/>
                <w:bCs w:val="1"/>
                <w:sz w:val="24"/>
                <w:szCs w:val="24"/>
                <w:lang w:val="fr-CA" w:eastAsia="en-CA"/>
              </w:rPr>
              <w:t>6</w:t>
            </w:r>
          </w:p>
        </w:tc>
        <w:tc>
          <w:tcPr>
            <w:tcW w:w="2026" w:type="dxa"/>
            <w:tcBorders>
              <w:top w:val="single" w:color="auto" w:sz="4" w:space="0"/>
            </w:tcBorders>
            <w:tcMar/>
            <w:vAlign w:val="center"/>
          </w:tcPr>
          <w:p w:rsidR="650FB5E5" w:rsidP="7213E53D" w:rsidRDefault="650FB5E5" w14:paraId="3F4C1404" w14:textId="17728304">
            <w:pPr>
              <w:jc w:val="center"/>
              <w:rPr>
                <w:rFonts w:eastAsia="Times New Roman"/>
                <w:sz w:val="24"/>
                <w:szCs w:val="24"/>
                <w:lang w:val="fr-CA" w:eastAsia="en-CA"/>
              </w:rPr>
            </w:pPr>
            <w:r w:rsidRPr="7213E53D">
              <w:rPr>
                <w:rFonts w:eastAsia="Times New Roman"/>
                <w:sz w:val="24"/>
                <w:szCs w:val="24"/>
                <w:lang w:val="fr-CA" w:eastAsia="en-CA"/>
              </w:rPr>
              <w:t>0</w:t>
            </w:r>
          </w:p>
        </w:tc>
        <w:tc>
          <w:tcPr>
            <w:tcW w:w="2070" w:type="dxa"/>
            <w:tcBorders>
              <w:top w:val="single" w:color="auto" w:sz="4" w:space="0"/>
            </w:tcBorders>
            <w:tcMar/>
            <w:vAlign w:val="center"/>
          </w:tcPr>
          <w:p w:rsidR="650FB5E5" w:rsidP="7213E53D" w:rsidRDefault="650FB5E5" w14:paraId="7ADB4215" w14:textId="5514F7E6">
            <w:pPr>
              <w:jc w:val="center"/>
              <w:rPr>
                <w:rFonts w:eastAsia="Times New Roman"/>
                <w:sz w:val="24"/>
                <w:szCs w:val="24"/>
                <w:lang w:val="fr-CA" w:eastAsia="en-CA"/>
              </w:rPr>
            </w:pPr>
            <w:r w:rsidRPr="7213E53D">
              <w:rPr>
                <w:rFonts w:eastAsia="Times New Roman"/>
                <w:sz w:val="24"/>
                <w:szCs w:val="24"/>
                <w:lang w:val="fr-CA" w:eastAsia="en-CA"/>
              </w:rPr>
              <w:t>0</w:t>
            </w:r>
          </w:p>
        </w:tc>
        <w:tc>
          <w:tcPr>
            <w:tcW w:w="1440" w:type="dxa"/>
            <w:tcBorders>
              <w:top w:val="single" w:color="auto" w:sz="4" w:space="0"/>
            </w:tcBorders>
            <w:tcMar/>
            <w:vAlign w:val="center"/>
          </w:tcPr>
          <w:p w:rsidR="650FB5E5" w:rsidP="7213E53D" w:rsidRDefault="650FB5E5" w14:paraId="7C67FEE1" w14:textId="5414FC1E">
            <w:pPr>
              <w:jc w:val="center"/>
              <w:rPr>
                <w:rFonts w:eastAsia="Times New Roman"/>
                <w:b/>
                <w:bCs/>
                <w:sz w:val="24"/>
                <w:szCs w:val="24"/>
                <w:lang w:val="fr-CA" w:eastAsia="en-CA"/>
              </w:rPr>
            </w:pPr>
            <w:r w:rsidRPr="7213E53D">
              <w:rPr>
                <w:rFonts w:eastAsia="Times New Roman"/>
                <w:b/>
                <w:bCs/>
                <w:sz w:val="24"/>
                <w:szCs w:val="24"/>
                <w:lang w:val="fr-CA" w:eastAsia="en-CA"/>
              </w:rPr>
              <w:t>0</w:t>
            </w:r>
          </w:p>
        </w:tc>
      </w:tr>
      <w:tr w:rsidRPr="009612B9" w:rsidR="000B7DCD" w:rsidTr="59442249" w14:paraId="3F66737B"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62341483" w14:textId="02744C5C">
            <w:pPr>
              <w:rPr>
                <w:b/>
                <w:bCs/>
                <w:color w:val="0000FF"/>
                <w:sz w:val="24"/>
                <w:szCs w:val="24"/>
                <w:lang w:val="fr-CA"/>
              </w:rPr>
            </w:pPr>
            <w:r w:rsidRPr="7213E53D">
              <w:rPr>
                <w:b/>
                <w:bCs/>
                <w:color w:val="0000FF"/>
                <w:sz w:val="24"/>
                <w:szCs w:val="24"/>
                <w:lang w:val="fr-CA"/>
              </w:rPr>
              <w:t>Rangée 2</w:t>
            </w:r>
          </w:p>
        </w:tc>
        <w:tc>
          <w:tcPr>
            <w:tcW w:w="2474" w:type="dxa"/>
            <w:tcBorders>
              <w:top w:val="single" w:color="auto" w:sz="4" w:space="0"/>
              <w:left w:val="single" w:color="auto" w:sz="4" w:space="0"/>
            </w:tcBorders>
            <w:tcMar/>
            <w:vAlign w:val="center"/>
          </w:tcPr>
          <w:p w:rsidRPr="009612B9" w:rsidR="000B7DCD" w:rsidP="59442249" w:rsidRDefault="000B7DCD" w14:paraId="4DE7A8D1" w14:textId="328B990E">
            <w:pPr>
              <w:rPr>
                <w:rFonts w:eastAsia="Times New Roman"/>
                <w:b w:val="1"/>
                <w:bCs w:val="1"/>
                <w:sz w:val="24"/>
                <w:szCs w:val="24"/>
                <w:lang w:val="fr-CA" w:eastAsia="en-CA"/>
              </w:rPr>
            </w:pPr>
            <w:r w:rsidRPr="59442249" w:rsidR="000B7DCD">
              <w:rPr>
                <w:rFonts w:eastAsia="Times New Roman"/>
                <w:b w:val="1"/>
                <w:bCs w:val="1"/>
                <w:sz w:val="24"/>
                <w:szCs w:val="24"/>
                <w:lang w:val="fr-CA" w:eastAsia="en-CA"/>
              </w:rPr>
              <w:t>Reçues en 20</w:t>
            </w:r>
            <w:r w:rsidRPr="59442249" w:rsidR="43D37609">
              <w:rPr>
                <w:rFonts w:eastAsia="Times New Roman"/>
                <w:b w:val="1"/>
                <w:bCs w:val="1"/>
                <w:sz w:val="24"/>
                <w:szCs w:val="24"/>
                <w:lang w:val="fr-CA" w:eastAsia="en-CA"/>
              </w:rPr>
              <w:t>2</w:t>
            </w:r>
            <w:r w:rsidRPr="59442249" w:rsidR="0017087A">
              <w:rPr>
                <w:rFonts w:eastAsia="Times New Roman"/>
                <w:b w:val="1"/>
                <w:bCs w:val="1"/>
                <w:sz w:val="24"/>
                <w:szCs w:val="24"/>
                <w:lang w:val="fr-CA" w:eastAsia="en-CA"/>
              </w:rPr>
              <w:t>4</w:t>
            </w:r>
            <w:r w:rsidRPr="59442249" w:rsidR="000B7DCD">
              <w:rPr>
                <w:rFonts w:eastAsia="Times New Roman"/>
                <w:b w:val="1"/>
                <w:bCs w:val="1"/>
                <w:sz w:val="24"/>
                <w:szCs w:val="24"/>
                <w:lang w:val="fr-CA" w:eastAsia="en-CA"/>
              </w:rPr>
              <w:t>-20</w:t>
            </w:r>
            <w:r w:rsidRPr="59442249" w:rsidR="2571F55C">
              <w:rPr>
                <w:rFonts w:eastAsia="Times New Roman"/>
                <w:b w:val="1"/>
                <w:bCs w:val="1"/>
                <w:sz w:val="24"/>
                <w:szCs w:val="24"/>
                <w:lang w:val="fr-CA" w:eastAsia="en-CA"/>
              </w:rPr>
              <w:t>2</w:t>
            </w:r>
            <w:r w:rsidRPr="59442249" w:rsidR="0017087A">
              <w:rPr>
                <w:rFonts w:eastAsia="Times New Roman"/>
                <w:b w:val="1"/>
                <w:bCs w:val="1"/>
                <w:sz w:val="24"/>
                <w:szCs w:val="24"/>
                <w:lang w:val="fr-CA" w:eastAsia="en-CA"/>
              </w:rPr>
              <w:t>5</w:t>
            </w:r>
          </w:p>
        </w:tc>
        <w:tc>
          <w:tcPr>
            <w:tcW w:w="2026" w:type="dxa"/>
            <w:tcBorders>
              <w:top w:val="single" w:color="auto" w:sz="4" w:space="0"/>
            </w:tcBorders>
            <w:tcMar/>
            <w:vAlign w:val="center"/>
          </w:tcPr>
          <w:p w:rsidRPr="009612B9" w:rsidR="000B7DCD" w:rsidP="000B7DCD" w:rsidRDefault="00CD5348" w14:paraId="4B442FB8" w14:textId="3740174A">
            <w:pPr>
              <w:jc w:val="center"/>
              <w:rPr>
                <w:rFonts w:eastAsia="Times New Roman" w:cstheme="minorHAnsi"/>
                <w:sz w:val="24"/>
                <w:szCs w:val="24"/>
                <w:lang w:val="fr-CA" w:eastAsia="en-CA"/>
              </w:rPr>
            </w:pPr>
            <w:r w:rsidRPr="009612B9">
              <w:rPr>
                <w:rFonts w:eastAsia="Times New Roman" w:cstheme="minorHAnsi"/>
                <w:sz w:val="24"/>
                <w:szCs w:val="24"/>
                <w:lang w:val="fr-CA" w:eastAsia="en-CA"/>
              </w:rPr>
              <w:t>0</w:t>
            </w:r>
          </w:p>
        </w:tc>
        <w:tc>
          <w:tcPr>
            <w:tcW w:w="2070" w:type="dxa"/>
            <w:tcBorders>
              <w:top w:val="single" w:color="auto" w:sz="4" w:space="0"/>
            </w:tcBorders>
            <w:tcMar/>
            <w:vAlign w:val="center"/>
          </w:tcPr>
          <w:p w:rsidRPr="009612B9" w:rsidR="000B7DCD" w:rsidP="000B7DCD" w:rsidRDefault="00DB3AC1" w14:paraId="11E77EDD" w14:textId="769333B7">
            <w:pPr>
              <w:jc w:val="center"/>
              <w:rPr>
                <w:rFonts w:eastAsia="Times New Roman" w:cstheme="minorHAnsi"/>
                <w:sz w:val="24"/>
                <w:szCs w:val="24"/>
                <w:lang w:val="fr-CA" w:eastAsia="en-CA"/>
              </w:rPr>
            </w:pPr>
            <w:r w:rsidRPr="009612B9">
              <w:rPr>
                <w:rFonts w:eastAsia="Times New Roman" w:cstheme="minorHAnsi"/>
                <w:sz w:val="24"/>
                <w:szCs w:val="24"/>
                <w:lang w:val="fr-CA" w:eastAsia="en-CA"/>
              </w:rPr>
              <w:t>0</w:t>
            </w:r>
          </w:p>
        </w:tc>
        <w:tc>
          <w:tcPr>
            <w:tcW w:w="1440" w:type="dxa"/>
            <w:tcBorders>
              <w:top w:val="single" w:color="auto" w:sz="4" w:space="0"/>
            </w:tcBorders>
            <w:tcMar/>
            <w:vAlign w:val="center"/>
          </w:tcPr>
          <w:p w:rsidRPr="0071014D" w:rsidR="000B7DCD" w:rsidP="000B7DCD" w:rsidRDefault="00DB3AC1" w14:paraId="78FA8FAA" w14:textId="3D137827">
            <w:pPr>
              <w:jc w:val="center"/>
              <w:rPr>
                <w:rFonts w:eastAsia="Times New Roman" w:cstheme="minorHAnsi"/>
                <w:b/>
                <w:bCs/>
                <w:sz w:val="24"/>
                <w:szCs w:val="24"/>
                <w:lang w:val="fr-CA" w:eastAsia="en-CA"/>
              </w:rPr>
            </w:pPr>
            <w:r w:rsidRPr="0071014D">
              <w:rPr>
                <w:rFonts w:eastAsia="Times New Roman" w:cstheme="minorHAnsi"/>
                <w:b/>
                <w:bCs/>
                <w:sz w:val="24"/>
                <w:szCs w:val="24"/>
                <w:lang w:val="fr-CA" w:eastAsia="en-CA"/>
              </w:rPr>
              <w:t>0</w:t>
            </w:r>
          </w:p>
        </w:tc>
      </w:tr>
      <w:tr w:rsidRPr="009612B9" w:rsidR="000B7DCD" w:rsidTr="59442249" w14:paraId="48B86F42"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7DC507C0" w14:textId="5DDEB588">
            <w:pPr>
              <w:rPr>
                <w:b/>
                <w:bCs/>
                <w:color w:val="0000FF"/>
                <w:sz w:val="24"/>
                <w:szCs w:val="24"/>
                <w:lang w:val="fr-CA"/>
              </w:rPr>
            </w:pPr>
            <w:r w:rsidRPr="7213E53D">
              <w:rPr>
                <w:b/>
                <w:bCs/>
                <w:color w:val="0000FF"/>
                <w:sz w:val="24"/>
                <w:szCs w:val="24"/>
                <w:lang w:val="fr-CA"/>
              </w:rPr>
              <w:t>Rangée 3</w:t>
            </w:r>
          </w:p>
        </w:tc>
        <w:tc>
          <w:tcPr>
            <w:tcW w:w="2474" w:type="dxa"/>
            <w:tcBorders>
              <w:left w:val="single" w:color="auto" w:sz="4" w:space="0"/>
            </w:tcBorders>
            <w:tcMar/>
            <w:vAlign w:val="center"/>
          </w:tcPr>
          <w:p w:rsidRPr="0071014D" w:rsidR="000B7DCD" w:rsidP="59442249" w:rsidRDefault="000B7DCD" w14:paraId="042BB537" w14:textId="23B41153">
            <w:pPr>
              <w:rPr>
                <w:rFonts w:eastAsia="Times New Roman"/>
                <w:b w:val="1"/>
                <w:bCs w:val="1"/>
                <w:sz w:val="24"/>
                <w:szCs w:val="24"/>
                <w:shd w:val="clear" w:color="auto" w:fill="FFFFFF"/>
                <w:lang w:val="fr-CA" w:eastAsia="en-CA"/>
              </w:rPr>
            </w:pPr>
            <w:r w:rsidRPr="59442249" w:rsidR="000B7DCD">
              <w:rPr>
                <w:rFonts w:eastAsia="Times New Roman"/>
                <w:b w:val="1"/>
                <w:bCs w:val="1"/>
                <w:sz w:val="24"/>
                <w:szCs w:val="24"/>
                <w:lang w:val="fr-CA" w:eastAsia="en-CA"/>
              </w:rPr>
              <w:t>Reçues en 20</w:t>
            </w:r>
            <w:r w:rsidRPr="59442249" w:rsidR="73E64AC6">
              <w:rPr>
                <w:rFonts w:eastAsia="Times New Roman"/>
                <w:b w:val="1"/>
                <w:bCs w:val="1"/>
                <w:sz w:val="24"/>
                <w:szCs w:val="24"/>
                <w:lang w:val="fr-CA" w:eastAsia="en-CA"/>
              </w:rPr>
              <w:t>2</w:t>
            </w:r>
            <w:r w:rsidRPr="59442249" w:rsidR="0017087A">
              <w:rPr>
                <w:rFonts w:eastAsia="Times New Roman"/>
                <w:b w:val="1"/>
                <w:bCs w:val="1"/>
                <w:sz w:val="24"/>
                <w:szCs w:val="24"/>
                <w:lang w:val="fr-CA" w:eastAsia="en-CA"/>
              </w:rPr>
              <w:t>3</w:t>
            </w:r>
            <w:r w:rsidRPr="59442249" w:rsidR="000B7DCD">
              <w:rPr>
                <w:rFonts w:eastAsia="Times New Roman"/>
                <w:b w:val="1"/>
                <w:bCs w:val="1"/>
                <w:sz w:val="24"/>
                <w:szCs w:val="24"/>
                <w:lang w:val="fr-CA" w:eastAsia="en-CA"/>
              </w:rPr>
              <w:t>-20</w:t>
            </w:r>
            <w:r w:rsidRPr="59442249" w:rsidR="43D37609">
              <w:rPr>
                <w:rFonts w:eastAsia="Times New Roman"/>
                <w:b w:val="1"/>
                <w:bCs w:val="1"/>
                <w:sz w:val="24"/>
                <w:szCs w:val="24"/>
                <w:lang w:val="fr-CA" w:eastAsia="en-CA"/>
              </w:rPr>
              <w:t>2</w:t>
            </w:r>
            <w:r w:rsidRPr="59442249" w:rsidR="0017087A">
              <w:rPr>
                <w:rFonts w:eastAsia="Times New Roman"/>
                <w:b w:val="1"/>
                <w:bCs w:val="1"/>
                <w:sz w:val="24"/>
                <w:szCs w:val="24"/>
                <w:lang w:val="fr-CA" w:eastAsia="en-CA"/>
              </w:rPr>
              <w:t>4</w:t>
            </w:r>
          </w:p>
        </w:tc>
        <w:tc>
          <w:tcPr>
            <w:tcW w:w="2026" w:type="dxa"/>
            <w:tcMar/>
            <w:vAlign w:val="center"/>
          </w:tcPr>
          <w:p w:rsidRPr="0071014D" w:rsidR="000B7DCD" w:rsidP="000B7DCD" w:rsidRDefault="000B7DCD" w14:paraId="1BD3AC51"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22864EC8"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158920B5"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53772927"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15E315E1" w14:textId="1202B08F">
            <w:pPr>
              <w:rPr>
                <w:b/>
                <w:bCs/>
                <w:color w:val="0000FF"/>
                <w:sz w:val="24"/>
                <w:szCs w:val="24"/>
                <w:lang w:val="fr-CA"/>
              </w:rPr>
            </w:pPr>
            <w:r w:rsidRPr="7213E53D">
              <w:rPr>
                <w:b/>
                <w:bCs/>
                <w:color w:val="0000FF"/>
                <w:sz w:val="24"/>
                <w:szCs w:val="24"/>
                <w:lang w:val="fr-CA"/>
              </w:rPr>
              <w:t>Rangée 4</w:t>
            </w:r>
          </w:p>
        </w:tc>
        <w:tc>
          <w:tcPr>
            <w:tcW w:w="2474" w:type="dxa"/>
            <w:tcBorders>
              <w:left w:val="single" w:color="auto" w:sz="4" w:space="0"/>
            </w:tcBorders>
            <w:tcMar/>
            <w:vAlign w:val="center"/>
          </w:tcPr>
          <w:p w:rsidRPr="0071014D" w:rsidR="000B7DCD" w:rsidP="4EE3F0FE" w:rsidRDefault="000B7DCD" w14:paraId="747CFC80" w14:textId="421B3EB1">
            <w:pPr>
              <w:rPr>
                <w:rFonts w:eastAsia="Times New Roman"/>
                <w:b w:val="1"/>
                <w:bCs w:val="1"/>
                <w:sz w:val="24"/>
                <w:szCs w:val="24"/>
                <w:lang w:val="fr-CA" w:eastAsia="en-CA"/>
              </w:rPr>
            </w:pPr>
            <w:r w:rsidRPr="59442249" w:rsidR="000B7DCD">
              <w:rPr>
                <w:rFonts w:eastAsia="Times New Roman"/>
                <w:b w:val="1"/>
                <w:bCs w:val="1"/>
                <w:sz w:val="24"/>
                <w:szCs w:val="24"/>
                <w:lang w:val="fr-CA" w:eastAsia="en-CA"/>
              </w:rPr>
              <w:t>Reçues en 202</w:t>
            </w:r>
            <w:r w:rsidRPr="59442249" w:rsidR="0017087A">
              <w:rPr>
                <w:rFonts w:eastAsia="Times New Roman"/>
                <w:b w:val="1"/>
                <w:bCs w:val="1"/>
                <w:sz w:val="24"/>
                <w:szCs w:val="24"/>
                <w:lang w:val="fr-CA" w:eastAsia="en-CA"/>
              </w:rPr>
              <w:t>2</w:t>
            </w:r>
            <w:r w:rsidRPr="59442249" w:rsidR="000B7DCD">
              <w:rPr>
                <w:rFonts w:eastAsia="Times New Roman"/>
                <w:b w:val="1"/>
                <w:bCs w:val="1"/>
                <w:sz w:val="24"/>
                <w:szCs w:val="24"/>
                <w:lang w:val="fr-CA" w:eastAsia="en-CA"/>
              </w:rPr>
              <w:t>-20</w:t>
            </w:r>
            <w:r w:rsidRPr="59442249" w:rsidR="73E64AC6">
              <w:rPr>
                <w:rFonts w:eastAsia="Times New Roman"/>
                <w:b w:val="1"/>
                <w:bCs w:val="1"/>
                <w:sz w:val="24"/>
                <w:szCs w:val="24"/>
                <w:lang w:val="fr-CA" w:eastAsia="en-CA"/>
              </w:rPr>
              <w:t>2</w:t>
            </w:r>
            <w:r w:rsidRPr="59442249" w:rsidR="0017087A">
              <w:rPr>
                <w:rFonts w:eastAsia="Times New Roman"/>
                <w:b w:val="1"/>
                <w:bCs w:val="1"/>
                <w:sz w:val="24"/>
                <w:szCs w:val="24"/>
                <w:lang w:val="fr-CA" w:eastAsia="en-CA"/>
              </w:rPr>
              <w:t>3</w:t>
            </w:r>
          </w:p>
        </w:tc>
        <w:tc>
          <w:tcPr>
            <w:tcW w:w="2026" w:type="dxa"/>
            <w:tcMar/>
            <w:vAlign w:val="center"/>
          </w:tcPr>
          <w:p w:rsidRPr="0071014D" w:rsidR="000B7DCD" w:rsidP="000B7DCD" w:rsidRDefault="000B7DCD" w14:paraId="79EFB7C7" w14:textId="385D9A58">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7C6A421A" w14:textId="79F6F510">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1376E68B" w14:textId="12245183">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09D170D3"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76A3AC91" w14:textId="77D70FDF">
            <w:pPr>
              <w:rPr>
                <w:b/>
                <w:bCs/>
                <w:color w:val="0000FF"/>
                <w:sz w:val="24"/>
                <w:szCs w:val="24"/>
                <w:lang w:val="fr-CA"/>
              </w:rPr>
            </w:pPr>
            <w:r w:rsidRPr="7213E53D">
              <w:rPr>
                <w:b/>
                <w:bCs/>
                <w:color w:val="0000FF"/>
                <w:sz w:val="24"/>
                <w:szCs w:val="24"/>
                <w:lang w:val="fr-CA"/>
              </w:rPr>
              <w:t>Rangée 5</w:t>
            </w:r>
          </w:p>
        </w:tc>
        <w:tc>
          <w:tcPr>
            <w:tcW w:w="2474" w:type="dxa"/>
            <w:tcBorders>
              <w:left w:val="single" w:color="auto" w:sz="4" w:space="0"/>
            </w:tcBorders>
            <w:tcMar/>
            <w:vAlign w:val="center"/>
          </w:tcPr>
          <w:p w:rsidRPr="0071014D" w:rsidR="000B7DCD" w:rsidP="59442249" w:rsidRDefault="000B7DCD" w14:paraId="672AA8FE" w14:textId="55342F0F">
            <w:pPr>
              <w:rPr>
                <w:rFonts w:eastAsia="Times New Roman"/>
                <w:b w:val="1"/>
                <w:bCs w:val="1"/>
                <w:sz w:val="24"/>
                <w:szCs w:val="24"/>
                <w:shd w:val="clear" w:color="auto" w:fill="FFFFFF"/>
                <w:lang w:val="fr-CA" w:eastAsia="en-CA"/>
              </w:rPr>
            </w:pPr>
            <w:r w:rsidRPr="59442249" w:rsidR="000B7DCD">
              <w:rPr>
                <w:rFonts w:eastAsia="Times New Roman"/>
                <w:b w:val="1"/>
                <w:bCs w:val="1"/>
                <w:sz w:val="24"/>
                <w:szCs w:val="24"/>
                <w:lang w:val="fr-CA" w:eastAsia="en-CA"/>
              </w:rPr>
              <w:t>Reçues en 20</w:t>
            </w:r>
            <w:r w:rsidRPr="59442249" w:rsidR="60DDE017">
              <w:rPr>
                <w:rFonts w:eastAsia="Times New Roman"/>
                <w:b w:val="1"/>
                <w:bCs w:val="1"/>
                <w:sz w:val="24"/>
                <w:szCs w:val="24"/>
                <w:lang w:val="fr-CA" w:eastAsia="en-CA"/>
              </w:rPr>
              <w:t>2</w:t>
            </w:r>
            <w:r w:rsidRPr="59442249" w:rsidR="0017087A">
              <w:rPr>
                <w:rFonts w:eastAsia="Times New Roman"/>
                <w:b w:val="1"/>
                <w:bCs w:val="1"/>
                <w:sz w:val="24"/>
                <w:szCs w:val="24"/>
                <w:lang w:val="fr-CA" w:eastAsia="en-CA"/>
              </w:rPr>
              <w:t>1</w:t>
            </w:r>
            <w:r w:rsidRPr="59442249" w:rsidR="000B7DCD">
              <w:rPr>
                <w:rFonts w:eastAsia="Times New Roman"/>
                <w:b w:val="1"/>
                <w:bCs w:val="1"/>
                <w:sz w:val="24"/>
                <w:szCs w:val="24"/>
                <w:lang w:val="fr-CA" w:eastAsia="en-CA"/>
              </w:rPr>
              <w:t>-202</w:t>
            </w:r>
            <w:r w:rsidRPr="59442249" w:rsidR="0017087A">
              <w:rPr>
                <w:rFonts w:eastAsia="Times New Roman"/>
                <w:b w:val="1"/>
                <w:bCs w:val="1"/>
                <w:sz w:val="24"/>
                <w:szCs w:val="24"/>
                <w:lang w:val="fr-CA" w:eastAsia="en-CA"/>
              </w:rPr>
              <w:t>2</w:t>
            </w:r>
          </w:p>
        </w:tc>
        <w:tc>
          <w:tcPr>
            <w:tcW w:w="2026" w:type="dxa"/>
            <w:tcMar/>
            <w:vAlign w:val="center"/>
          </w:tcPr>
          <w:p w:rsidRPr="0071014D" w:rsidR="000B7DCD" w:rsidP="000B7DCD" w:rsidRDefault="000B7DCD" w14:paraId="6AA1F901"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62DA884F"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74AC1C95"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2A35AA77"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748CAFC0" w14:textId="69F061B2">
            <w:pPr>
              <w:rPr>
                <w:b/>
                <w:bCs/>
                <w:color w:val="0000FF"/>
                <w:sz w:val="24"/>
                <w:szCs w:val="24"/>
                <w:lang w:val="fr-CA"/>
              </w:rPr>
            </w:pPr>
            <w:r w:rsidRPr="7213E53D">
              <w:rPr>
                <w:b/>
                <w:bCs/>
                <w:color w:val="0000FF"/>
                <w:sz w:val="24"/>
                <w:szCs w:val="24"/>
                <w:lang w:val="fr-CA"/>
              </w:rPr>
              <w:t>Rangée 6</w:t>
            </w:r>
          </w:p>
        </w:tc>
        <w:tc>
          <w:tcPr>
            <w:tcW w:w="2474" w:type="dxa"/>
            <w:tcBorders>
              <w:left w:val="single" w:color="auto" w:sz="4" w:space="0"/>
            </w:tcBorders>
            <w:tcMar/>
            <w:vAlign w:val="center"/>
          </w:tcPr>
          <w:p w:rsidRPr="0071014D" w:rsidR="000B7DCD" w:rsidP="59442249" w:rsidRDefault="000B7DCD" w14:paraId="748C713E" w14:textId="270C97C8">
            <w:pPr>
              <w:rPr>
                <w:rFonts w:eastAsia="Times New Roman"/>
                <w:b w:val="1"/>
                <w:bCs w:val="1"/>
                <w:sz w:val="24"/>
                <w:szCs w:val="24"/>
                <w:shd w:val="clear" w:color="auto" w:fill="FFFFFF"/>
                <w:lang w:val="fr-CA" w:eastAsia="en-CA"/>
              </w:rPr>
            </w:pPr>
            <w:r w:rsidRPr="59442249" w:rsidR="000B7DCD">
              <w:rPr>
                <w:rFonts w:eastAsia="Times New Roman"/>
                <w:b w:val="1"/>
                <w:bCs w:val="1"/>
                <w:sz w:val="24"/>
                <w:szCs w:val="24"/>
                <w:lang w:val="fr-CA" w:eastAsia="en-CA"/>
              </w:rPr>
              <w:t>Reçues en 20</w:t>
            </w:r>
            <w:r w:rsidRPr="59442249" w:rsidR="0017087A">
              <w:rPr>
                <w:rFonts w:eastAsia="Times New Roman"/>
                <w:b w:val="1"/>
                <w:bCs w:val="1"/>
                <w:sz w:val="24"/>
                <w:szCs w:val="24"/>
                <w:lang w:val="fr-CA" w:eastAsia="en-CA"/>
              </w:rPr>
              <w:t>20</w:t>
            </w:r>
            <w:r w:rsidRPr="59442249" w:rsidR="000B7DCD">
              <w:rPr>
                <w:rFonts w:eastAsia="Times New Roman"/>
                <w:b w:val="1"/>
                <w:bCs w:val="1"/>
                <w:sz w:val="24"/>
                <w:szCs w:val="24"/>
                <w:lang w:val="fr-CA" w:eastAsia="en-CA"/>
              </w:rPr>
              <w:t>-20</w:t>
            </w:r>
            <w:r w:rsidRPr="59442249" w:rsidR="562E4FD0">
              <w:rPr>
                <w:rFonts w:eastAsia="Times New Roman"/>
                <w:b w:val="1"/>
                <w:bCs w:val="1"/>
                <w:sz w:val="24"/>
                <w:szCs w:val="24"/>
                <w:lang w:val="fr-CA" w:eastAsia="en-CA"/>
              </w:rPr>
              <w:t>2</w:t>
            </w:r>
            <w:r w:rsidRPr="59442249" w:rsidR="0017087A">
              <w:rPr>
                <w:rFonts w:eastAsia="Times New Roman"/>
                <w:b w:val="1"/>
                <w:bCs w:val="1"/>
                <w:sz w:val="24"/>
                <w:szCs w:val="24"/>
                <w:lang w:val="fr-CA" w:eastAsia="en-CA"/>
              </w:rPr>
              <w:t>1</w:t>
            </w:r>
          </w:p>
        </w:tc>
        <w:tc>
          <w:tcPr>
            <w:tcW w:w="2026" w:type="dxa"/>
            <w:tcMar/>
            <w:vAlign w:val="center"/>
          </w:tcPr>
          <w:p w:rsidRPr="0071014D" w:rsidR="000B7DCD" w:rsidP="000B7DCD" w:rsidRDefault="000B7DCD" w14:paraId="4AE14B4A"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401221C9"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12A6F5F0"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5C90E986"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27A3F01C" w14:textId="5EB56F9F">
            <w:pPr>
              <w:rPr>
                <w:b/>
                <w:bCs/>
                <w:color w:val="0000FF"/>
                <w:sz w:val="24"/>
                <w:szCs w:val="24"/>
                <w:lang w:val="fr-CA"/>
              </w:rPr>
            </w:pPr>
            <w:r w:rsidRPr="7213E53D">
              <w:rPr>
                <w:b/>
                <w:bCs/>
                <w:color w:val="0000FF"/>
                <w:sz w:val="24"/>
                <w:szCs w:val="24"/>
                <w:lang w:val="fr-CA"/>
              </w:rPr>
              <w:t>Rangée 7</w:t>
            </w:r>
          </w:p>
        </w:tc>
        <w:tc>
          <w:tcPr>
            <w:tcW w:w="2474" w:type="dxa"/>
            <w:tcBorders>
              <w:left w:val="single" w:color="auto" w:sz="4" w:space="0"/>
            </w:tcBorders>
            <w:tcMar/>
            <w:vAlign w:val="center"/>
          </w:tcPr>
          <w:p w:rsidRPr="0071014D" w:rsidR="000B7DCD" w:rsidP="59442249" w:rsidRDefault="000B7DCD" w14:paraId="1B24391A" w14:textId="1C0944A8">
            <w:pPr>
              <w:rPr>
                <w:rFonts w:eastAsia="Times New Roman"/>
                <w:b w:val="1"/>
                <w:bCs w:val="1"/>
                <w:sz w:val="24"/>
                <w:szCs w:val="24"/>
                <w:shd w:val="clear" w:color="auto" w:fill="FFFFFF"/>
                <w:lang w:val="fr-CA" w:eastAsia="en-CA"/>
              </w:rPr>
            </w:pPr>
            <w:r w:rsidRPr="59442249" w:rsidR="000B7DCD">
              <w:rPr>
                <w:rFonts w:eastAsia="Times New Roman"/>
                <w:b w:val="1"/>
                <w:bCs w:val="1"/>
                <w:sz w:val="24"/>
                <w:szCs w:val="24"/>
                <w:lang w:val="fr-CA" w:eastAsia="en-CA"/>
              </w:rPr>
              <w:t>Reçues en 20</w:t>
            </w:r>
            <w:r w:rsidRPr="59442249" w:rsidR="0A9445AC">
              <w:rPr>
                <w:rFonts w:eastAsia="Times New Roman"/>
                <w:b w:val="1"/>
                <w:bCs w:val="1"/>
                <w:sz w:val="24"/>
                <w:szCs w:val="24"/>
                <w:lang w:val="fr-CA" w:eastAsia="en-CA"/>
              </w:rPr>
              <w:t>1</w:t>
            </w:r>
            <w:r w:rsidRPr="59442249" w:rsidR="0017087A">
              <w:rPr>
                <w:rFonts w:eastAsia="Times New Roman"/>
                <w:b w:val="1"/>
                <w:bCs w:val="1"/>
                <w:sz w:val="24"/>
                <w:szCs w:val="24"/>
                <w:lang w:val="fr-CA" w:eastAsia="en-CA"/>
              </w:rPr>
              <w:t>9</w:t>
            </w:r>
            <w:r w:rsidRPr="59442249" w:rsidR="000B7DCD">
              <w:rPr>
                <w:rFonts w:eastAsia="Times New Roman"/>
                <w:b w:val="1"/>
                <w:bCs w:val="1"/>
                <w:sz w:val="24"/>
                <w:szCs w:val="24"/>
                <w:lang w:val="fr-CA" w:eastAsia="en-CA"/>
              </w:rPr>
              <w:t>-20</w:t>
            </w:r>
            <w:r w:rsidRPr="59442249" w:rsidR="0017087A">
              <w:rPr>
                <w:rFonts w:eastAsia="Times New Roman"/>
                <w:b w:val="1"/>
                <w:bCs w:val="1"/>
                <w:sz w:val="24"/>
                <w:szCs w:val="24"/>
                <w:lang w:val="fr-CA" w:eastAsia="en-CA"/>
              </w:rPr>
              <w:t>20</w:t>
            </w:r>
          </w:p>
        </w:tc>
        <w:tc>
          <w:tcPr>
            <w:tcW w:w="2026" w:type="dxa"/>
            <w:tcMar/>
            <w:vAlign w:val="center"/>
          </w:tcPr>
          <w:p w:rsidRPr="0071014D" w:rsidR="000B7DCD" w:rsidP="000B7DCD" w:rsidRDefault="000B7DCD" w14:paraId="57AF62AD"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7E696494"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2C448AE3"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2E2020C8"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317B3AAF" w14:textId="0E740D1B">
            <w:pPr>
              <w:rPr>
                <w:b/>
                <w:bCs/>
                <w:color w:val="0000FF"/>
                <w:sz w:val="24"/>
                <w:szCs w:val="24"/>
                <w:lang w:val="fr-CA"/>
              </w:rPr>
            </w:pPr>
            <w:r w:rsidRPr="7213E53D">
              <w:rPr>
                <w:b/>
                <w:bCs/>
                <w:color w:val="0000FF"/>
                <w:sz w:val="24"/>
                <w:szCs w:val="24"/>
                <w:lang w:val="fr-CA"/>
              </w:rPr>
              <w:t>Rangée 8</w:t>
            </w:r>
          </w:p>
        </w:tc>
        <w:tc>
          <w:tcPr>
            <w:tcW w:w="2474" w:type="dxa"/>
            <w:tcBorders>
              <w:left w:val="single" w:color="auto" w:sz="4" w:space="0"/>
            </w:tcBorders>
            <w:tcMar/>
            <w:vAlign w:val="center"/>
          </w:tcPr>
          <w:p w:rsidRPr="0071014D" w:rsidR="000B7DCD" w:rsidP="59442249" w:rsidRDefault="000B7DCD" w14:paraId="5D7BA15A" w14:textId="1C206D54">
            <w:pPr>
              <w:rPr>
                <w:rFonts w:eastAsia="Times New Roman"/>
                <w:b w:val="1"/>
                <w:bCs w:val="1"/>
                <w:sz w:val="24"/>
                <w:szCs w:val="24"/>
                <w:shd w:val="clear" w:color="auto" w:fill="FFFFFF"/>
                <w:lang w:val="fr-CA" w:eastAsia="en-CA"/>
              </w:rPr>
            </w:pPr>
            <w:r w:rsidRPr="59442249" w:rsidR="000B7DCD">
              <w:rPr>
                <w:rFonts w:eastAsia="Times New Roman"/>
                <w:b w:val="1"/>
                <w:bCs w:val="1"/>
                <w:sz w:val="24"/>
                <w:szCs w:val="24"/>
                <w:lang w:val="fr-CA" w:eastAsia="en-CA"/>
              </w:rPr>
              <w:t>Reçues en 20</w:t>
            </w:r>
            <w:r w:rsidRPr="59442249" w:rsidR="26849267">
              <w:rPr>
                <w:rFonts w:eastAsia="Times New Roman"/>
                <w:b w:val="1"/>
                <w:bCs w:val="1"/>
                <w:sz w:val="24"/>
                <w:szCs w:val="24"/>
                <w:lang w:val="fr-CA" w:eastAsia="en-CA"/>
              </w:rPr>
              <w:t>1</w:t>
            </w:r>
            <w:r w:rsidRPr="59442249" w:rsidR="0017087A">
              <w:rPr>
                <w:rFonts w:eastAsia="Times New Roman"/>
                <w:b w:val="1"/>
                <w:bCs w:val="1"/>
                <w:sz w:val="24"/>
                <w:szCs w:val="24"/>
                <w:lang w:val="fr-CA" w:eastAsia="en-CA"/>
              </w:rPr>
              <w:t>8</w:t>
            </w:r>
            <w:r w:rsidRPr="59442249" w:rsidR="000B7DCD">
              <w:rPr>
                <w:rFonts w:eastAsia="Times New Roman"/>
                <w:b w:val="1"/>
                <w:bCs w:val="1"/>
                <w:sz w:val="24"/>
                <w:szCs w:val="24"/>
                <w:lang w:val="fr-CA" w:eastAsia="en-CA"/>
              </w:rPr>
              <w:t>-20</w:t>
            </w:r>
            <w:r w:rsidRPr="59442249" w:rsidR="0A9445AC">
              <w:rPr>
                <w:rFonts w:eastAsia="Times New Roman"/>
                <w:b w:val="1"/>
                <w:bCs w:val="1"/>
                <w:sz w:val="24"/>
                <w:szCs w:val="24"/>
                <w:lang w:val="fr-CA" w:eastAsia="en-CA"/>
              </w:rPr>
              <w:t>1</w:t>
            </w:r>
            <w:r w:rsidRPr="59442249" w:rsidR="0017087A">
              <w:rPr>
                <w:rFonts w:eastAsia="Times New Roman"/>
                <w:b w:val="1"/>
                <w:bCs w:val="1"/>
                <w:sz w:val="24"/>
                <w:szCs w:val="24"/>
                <w:lang w:val="fr-CA" w:eastAsia="en-CA"/>
              </w:rPr>
              <w:t>9</w:t>
            </w:r>
          </w:p>
        </w:tc>
        <w:tc>
          <w:tcPr>
            <w:tcW w:w="2026" w:type="dxa"/>
            <w:tcMar/>
            <w:vAlign w:val="center"/>
          </w:tcPr>
          <w:p w:rsidRPr="0071014D" w:rsidR="000B7DCD" w:rsidP="000B7DCD" w:rsidRDefault="000B7DCD" w14:paraId="6AE9EF7B"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2B953034"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156711BC"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00D790D3"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47FF9BF0" w14:textId="6AB796A8">
            <w:pPr>
              <w:rPr>
                <w:b/>
                <w:bCs/>
                <w:color w:val="0000FF"/>
                <w:sz w:val="24"/>
                <w:szCs w:val="24"/>
                <w:lang w:val="fr-CA"/>
              </w:rPr>
            </w:pPr>
            <w:r w:rsidRPr="7213E53D">
              <w:rPr>
                <w:b/>
                <w:bCs/>
                <w:color w:val="0000FF"/>
                <w:sz w:val="24"/>
                <w:szCs w:val="24"/>
                <w:lang w:val="fr-CA"/>
              </w:rPr>
              <w:t>Rangée 9</w:t>
            </w:r>
          </w:p>
        </w:tc>
        <w:tc>
          <w:tcPr>
            <w:tcW w:w="2474" w:type="dxa"/>
            <w:tcBorders>
              <w:left w:val="single" w:color="auto" w:sz="4" w:space="0"/>
            </w:tcBorders>
            <w:tcMar/>
            <w:vAlign w:val="center"/>
          </w:tcPr>
          <w:p w:rsidRPr="0071014D" w:rsidR="000B7DCD" w:rsidP="59442249" w:rsidRDefault="167F0AC1" w14:paraId="1F973325" w14:textId="6E7A39F9">
            <w:pPr>
              <w:rPr>
                <w:rFonts w:eastAsia="Times New Roman"/>
                <w:b w:val="1"/>
                <w:bCs w:val="1"/>
                <w:sz w:val="24"/>
                <w:szCs w:val="24"/>
                <w:shd w:val="clear" w:color="auto" w:fill="FFFFFF"/>
                <w:lang w:val="fr-CA" w:eastAsia="en-CA"/>
              </w:rPr>
            </w:pPr>
            <w:r w:rsidRPr="59442249" w:rsidR="29A1B28C">
              <w:rPr>
                <w:rFonts w:eastAsia="Times New Roman"/>
                <w:b w:val="1"/>
                <w:bCs w:val="1"/>
                <w:sz w:val="24"/>
                <w:szCs w:val="24"/>
                <w:lang w:val="fr-CA" w:eastAsia="en-CA"/>
              </w:rPr>
              <w:t>Reçues en 20</w:t>
            </w:r>
            <w:r w:rsidRPr="59442249" w:rsidR="4C3C8DC9">
              <w:rPr>
                <w:rFonts w:eastAsia="Times New Roman"/>
                <w:b w:val="1"/>
                <w:bCs w:val="1"/>
                <w:sz w:val="24"/>
                <w:szCs w:val="24"/>
                <w:lang w:val="fr-CA" w:eastAsia="en-CA"/>
              </w:rPr>
              <w:t>1</w:t>
            </w:r>
            <w:r w:rsidRPr="59442249" w:rsidR="0017087A">
              <w:rPr>
                <w:rFonts w:eastAsia="Times New Roman"/>
                <w:b w:val="1"/>
                <w:bCs w:val="1"/>
                <w:sz w:val="24"/>
                <w:szCs w:val="24"/>
                <w:lang w:val="fr-CA" w:eastAsia="en-CA"/>
              </w:rPr>
              <w:t>7</w:t>
            </w:r>
            <w:r w:rsidRPr="59442249" w:rsidR="29A1B28C">
              <w:rPr>
                <w:rFonts w:eastAsia="Times New Roman"/>
                <w:b w:val="1"/>
                <w:bCs w:val="1"/>
                <w:sz w:val="24"/>
                <w:szCs w:val="24"/>
                <w:lang w:val="fr-CA" w:eastAsia="en-CA"/>
              </w:rPr>
              <w:t>-20</w:t>
            </w:r>
            <w:r w:rsidRPr="59442249" w:rsidR="26849267">
              <w:rPr>
                <w:rFonts w:eastAsia="Times New Roman"/>
                <w:b w:val="1"/>
                <w:bCs w:val="1"/>
                <w:sz w:val="24"/>
                <w:szCs w:val="24"/>
                <w:lang w:val="fr-CA" w:eastAsia="en-CA"/>
              </w:rPr>
              <w:t>1</w:t>
            </w:r>
            <w:r w:rsidRPr="59442249" w:rsidR="0017087A">
              <w:rPr>
                <w:rFonts w:eastAsia="Times New Roman"/>
                <w:b w:val="1"/>
                <w:bCs w:val="1"/>
                <w:sz w:val="24"/>
                <w:szCs w:val="24"/>
                <w:lang w:val="fr-CA" w:eastAsia="en-CA"/>
              </w:rPr>
              <w:t>8</w:t>
            </w:r>
          </w:p>
        </w:tc>
        <w:tc>
          <w:tcPr>
            <w:tcW w:w="2026" w:type="dxa"/>
            <w:tcMar/>
            <w:vAlign w:val="center"/>
          </w:tcPr>
          <w:p w:rsidRPr="0071014D" w:rsidR="000B7DCD" w:rsidP="000B7DCD" w:rsidRDefault="000B7DCD" w14:paraId="0691D19C"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0B7DCD" w:rsidP="000B7DCD" w:rsidRDefault="000B7DCD" w14:paraId="232305DF"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0B7DCD" w:rsidP="000B7DCD" w:rsidRDefault="000B7DCD" w14:paraId="11A4F855"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1F5936" w:rsidTr="59442249" w14:paraId="3A219775" w14:textId="77777777">
        <w:trPr>
          <w:trHeight w:val="300"/>
        </w:trPr>
        <w:tc>
          <w:tcPr>
            <w:tcW w:w="1260" w:type="dxa"/>
            <w:tcBorders>
              <w:top w:val="nil"/>
              <w:left w:val="nil"/>
              <w:bottom w:val="nil"/>
              <w:right w:val="single" w:color="auto" w:sz="4" w:space="0"/>
            </w:tcBorders>
            <w:tcMar/>
            <w:vAlign w:val="center"/>
          </w:tcPr>
          <w:p w:rsidR="7213E53D" w:rsidP="7213E53D" w:rsidRDefault="7213E53D" w14:paraId="46F8A819" w14:textId="64DA66C7">
            <w:pPr>
              <w:rPr>
                <w:b/>
                <w:bCs/>
                <w:color w:val="0000FF"/>
                <w:sz w:val="24"/>
                <w:szCs w:val="24"/>
                <w:lang w:val="fr-CA"/>
              </w:rPr>
            </w:pPr>
            <w:r w:rsidRPr="7213E53D">
              <w:rPr>
                <w:b/>
                <w:bCs/>
                <w:color w:val="0000FF"/>
                <w:sz w:val="24"/>
                <w:szCs w:val="24"/>
                <w:lang w:val="fr-CA"/>
              </w:rPr>
              <w:t>Rangée 10</w:t>
            </w:r>
          </w:p>
        </w:tc>
        <w:tc>
          <w:tcPr>
            <w:tcW w:w="2474" w:type="dxa"/>
            <w:tcBorders>
              <w:left w:val="single" w:color="auto" w:sz="4" w:space="0"/>
            </w:tcBorders>
            <w:tcMar/>
            <w:vAlign w:val="center"/>
          </w:tcPr>
          <w:p w:rsidRPr="0071014D" w:rsidR="001F5936" w:rsidP="7213E53D" w:rsidRDefault="167F0AC1" w14:paraId="02C43D75" w14:textId="3E0F692E">
            <w:pPr>
              <w:rPr>
                <w:rFonts w:eastAsia="Times New Roman"/>
                <w:b w:val="1"/>
                <w:bCs w:val="1"/>
                <w:sz w:val="24"/>
                <w:szCs w:val="24"/>
                <w:lang w:val="fr-CA" w:eastAsia="en-CA"/>
              </w:rPr>
            </w:pPr>
            <w:r w:rsidRPr="59442249" w:rsidR="29A1B28C">
              <w:rPr>
                <w:rFonts w:eastAsia="Times New Roman"/>
                <w:b w:val="1"/>
                <w:bCs w:val="1"/>
                <w:sz w:val="24"/>
                <w:szCs w:val="24"/>
                <w:lang w:val="fr-CA" w:eastAsia="en-CA"/>
              </w:rPr>
              <w:t>Reçues en 20</w:t>
            </w:r>
            <w:r w:rsidRPr="59442249" w:rsidR="5889C5BD">
              <w:rPr>
                <w:rFonts w:eastAsia="Times New Roman"/>
                <w:b w:val="1"/>
                <w:bCs w:val="1"/>
                <w:sz w:val="24"/>
                <w:szCs w:val="24"/>
                <w:lang w:val="fr-CA" w:eastAsia="en-CA"/>
              </w:rPr>
              <w:t>1</w:t>
            </w:r>
            <w:r w:rsidRPr="59442249" w:rsidR="0017087A">
              <w:rPr>
                <w:rFonts w:eastAsia="Times New Roman"/>
                <w:b w:val="1"/>
                <w:bCs w:val="1"/>
                <w:sz w:val="24"/>
                <w:szCs w:val="24"/>
                <w:lang w:val="fr-CA" w:eastAsia="en-CA"/>
              </w:rPr>
              <w:t>6</w:t>
            </w:r>
            <w:r w:rsidRPr="59442249" w:rsidR="29A1B28C">
              <w:rPr>
                <w:rFonts w:eastAsia="Times New Roman"/>
                <w:b w:val="1"/>
                <w:bCs w:val="1"/>
                <w:sz w:val="24"/>
                <w:szCs w:val="24"/>
                <w:lang w:val="fr-CA" w:eastAsia="en-CA"/>
              </w:rPr>
              <w:t>-20</w:t>
            </w:r>
            <w:r w:rsidRPr="59442249" w:rsidR="4C3C8DC9">
              <w:rPr>
                <w:rFonts w:eastAsia="Times New Roman"/>
                <w:b w:val="1"/>
                <w:bCs w:val="1"/>
                <w:sz w:val="24"/>
                <w:szCs w:val="24"/>
                <w:lang w:val="fr-CA" w:eastAsia="en-CA"/>
              </w:rPr>
              <w:t>1</w:t>
            </w:r>
            <w:r w:rsidRPr="59442249" w:rsidR="0017087A">
              <w:rPr>
                <w:rFonts w:eastAsia="Times New Roman"/>
                <w:b w:val="1"/>
                <w:bCs w:val="1"/>
                <w:sz w:val="24"/>
                <w:szCs w:val="24"/>
                <w:lang w:val="fr-CA" w:eastAsia="en-CA"/>
              </w:rPr>
              <w:t>7</w:t>
            </w:r>
            <w:r w:rsidRPr="59442249" w:rsidR="75969025">
              <w:rPr>
                <w:rFonts w:eastAsia="Times New Roman"/>
                <w:b w:val="1"/>
                <w:bCs w:val="1"/>
                <w:sz w:val="24"/>
                <w:szCs w:val="24"/>
                <w:lang w:val="fr-CA" w:eastAsia="en-CA"/>
              </w:rPr>
              <w:t xml:space="preserve"> ou avant</w:t>
            </w:r>
          </w:p>
        </w:tc>
        <w:tc>
          <w:tcPr>
            <w:tcW w:w="2026" w:type="dxa"/>
            <w:tcMar/>
            <w:vAlign w:val="center"/>
          </w:tcPr>
          <w:p w:rsidRPr="0071014D" w:rsidR="001F5936" w:rsidP="000B7DCD" w:rsidRDefault="00DB3AC1" w14:paraId="3D766BE0" w14:textId="6A3A397D">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2070" w:type="dxa"/>
            <w:tcMar/>
            <w:vAlign w:val="center"/>
          </w:tcPr>
          <w:p w:rsidRPr="0071014D" w:rsidR="001F5936" w:rsidP="000B7DCD" w:rsidRDefault="00DB3AC1" w14:paraId="031536F7" w14:textId="2E2E8EF9">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440" w:type="dxa"/>
            <w:tcMar/>
            <w:vAlign w:val="center"/>
          </w:tcPr>
          <w:p w:rsidRPr="0071014D" w:rsidR="001F5936" w:rsidP="000B7DCD" w:rsidRDefault="00DB3AC1" w14:paraId="5FEA49E4" w14:textId="618B6879">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07B5099D" w14:textId="77777777">
        <w:trPr>
          <w:trHeight w:val="300"/>
        </w:trPr>
        <w:tc>
          <w:tcPr>
            <w:tcW w:w="1260" w:type="dxa"/>
            <w:tcBorders>
              <w:top w:val="nil"/>
              <w:left w:val="nil"/>
              <w:bottom w:val="nil"/>
              <w:right w:val="single" w:color="auto" w:sz="4" w:space="0"/>
            </w:tcBorders>
            <w:tcMar/>
            <w:vAlign w:val="center"/>
          </w:tcPr>
          <w:p w:rsidRPr="0071014D" w:rsidR="000B7DCD" w:rsidP="000B7DCD" w:rsidRDefault="000B7DCD" w14:paraId="68DBAE1D" w14:textId="7C3B3C92">
            <w:pPr>
              <w:rPr>
                <w:rFonts w:cstheme="minorHAnsi"/>
                <w:b/>
                <w:bCs/>
                <w:color w:val="0000FF"/>
                <w:sz w:val="24"/>
                <w:szCs w:val="24"/>
                <w:shd w:val="clear" w:color="auto" w:fill="FFFFFF"/>
                <w:lang w:val="fr-CA"/>
              </w:rPr>
            </w:pPr>
            <w:r w:rsidRPr="0071014D">
              <w:rPr>
                <w:rFonts w:cstheme="minorHAnsi"/>
                <w:b/>
                <w:bCs/>
                <w:color w:val="0000FF"/>
                <w:sz w:val="24"/>
                <w:szCs w:val="24"/>
                <w:shd w:val="clear" w:color="auto" w:fill="FFFFFF"/>
                <w:lang w:val="fr-CA"/>
              </w:rPr>
              <w:t xml:space="preserve">Rangée </w:t>
            </w:r>
            <w:r w:rsidRPr="0071014D" w:rsidR="00DB3AC1">
              <w:rPr>
                <w:rFonts w:cstheme="minorHAnsi"/>
                <w:b/>
                <w:bCs/>
                <w:color w:val="0000FF"/>
                <w:sz w:val="24"/>
                <w:szCs w:val="24"/>
                <w:shd w:val="clear" w:color="auto" w:fill="FFFFFF"/>
                <w:lang w:val="fr-CA"/>
              </w:rPr>
              <w:t>11</w:t>
            </w:r>
          </w:p>
        </w:tc>
        <w:tc>
          <w:tcPr>
            <w:tcW w:w="2474" w:type="dxa"/>
            <w:tcBorders>
              <w:left w:val="single" w:color="auto" w:sz="4" w:space="0"/>
            </w:tcBorders>
            <w:tcMar/>
            <w:vAlign w:val="center"/>
          </w:tcPr>
          <w:p w:rsidRPr="0071014D" w:rsidR="000B7DCD" w:rsidP="000B7DCD" w:rsidRDefault="000B7DCD" w14:paraId="4EB388F8" w14:textId="77777777">
            <w:pPr>
              <w:rPr>
                <w:rFonts w:cstheme="minorHAnsi"/>
                <w:color w:val="444444"/>
                <w:sz w:val="24"/>
                <w:szCs w:val="24"/>
                <w:shd w:val="clear" w:color="auto" w:fill="FFFFFF"/>
                <w:lang w:val="fr-CA"/>
              </w:rPr>
            </w:pPr>
            <w:r w:rsidRPr="0071014D">
              <w:rPr>
                <w:rFonts w:eastAsia="Times New Roman" w:cstheme="minorHAnsi"/>
                <w:b/>
                <w:bCs/>
                <w:sz w:val="24"/>
                <w:szCs w:val="24"/>
                <w:lang w:val="fr-CA" w:eastAsia="en-CA"/>
              </w:rPr>
              <w:t>Total</w:t>
            </w:r>
          </w:p>
        </w:tc>
        <w:tc>
          <w:tcPr>
            <w:tcW w:w="2026" w:type="dxa"/>
            <w:tcMar/>
            <w:vAlign w:val="center"/>
          </w:tcPr>
          <w:p w:rsidRPr="0071014D" w:rsidR="000B7DCD" w:rsidP="000B7DCD" w:rsidRDefault="000B7DCD" w14:paraId="589A6FC1"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c>
          <w:tcPr>
            <w:tcW w:w="2070" w:type="dxa"/>
            <w:tcMar/>
            <w:vAlign w:val="center"/>
          </w:tcPr>
          <w:p w:rsidRPr="0071014D" w:rsidR="000B7DCD" w:rsidP="000B7DCD" w:rsidRDefault="000B7DCD" w14:paraId="37BE1AE7"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c>
          <w:tcPr>
            <w:tcW w:w="1440" w:type="dxa"/>
            <w:tcMar/>
            <w:vAlign w:val="center"/>
          </w:tcPr>
          <w:p w:rsidRPr="0071014D" w:rsidR="000B7DCD" w:rsidP="000B7DCD" w:rsidRDefault="000B7DCD" w14:paraId="131AD6F4"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bl>
    <w:p w:rsidRPr="0071014D" w:rsidR="00F74EE3" w:rsidP="00F74EE3" w:rsidRDefault="00F74EE3" w14:paraId="473E7DA3" w14:textId="77777777">
      <w:pPr>
        <w:spacing w:after="0"/>
        <w:rPr>
          <w:rFonts w:cstheme="minorHAnsi"/>
          <w:sz w:val="24"/>
          <w:szCs w:val="24"/>
          <w:highlight w:val="yellow"/>
          <w:shd w:val="clear" w:color="auto" w:fill="FFFFFF"/>
          <w:lang w:val="fr-CA"/>
        </w:rPr>
      </w:pPr>
    </w:p>
    <w:p w:rsidRPr="009612B9" w:rsidR="0099488B" w:rsidP="0099488B" w:rsidRDefault="0099488B" w14:paraId="6EF87E19" w14:textId="65040CA6">
      <w:pPr>
        <w:spacing w:after="0" w:line="240" w:lineRule="auto"/>
        <w:rPr>
          <w:rFonts w:cstheme="minorHAnsi"/>
          <w:sz w:val="24"/>
          <w:szCs w:val="24"/>
          <w:shd w:val="clear" w:color="auto" w:fill="FFFFFF"/>
          <w:lang w:val="fr-CA"/>
        </w:rPr>
      </w:pPr>
      <w:r w:rsidRPr="009612B9">
        <w:rPr>
          <w:rFonts w:cstheme="minorHAnsi"/>
          <w:sz w:val="24"/>
          <w:szCs w:val="24"/>
          <w:shd w:val="clear" w:color="auto" w:fill="FFFFFF"/>
          <w:lang w:val="fr-CA"/>
        </w:rPr>
        <w:t xml:space="preserve">Chacun des totaux de la Rangée </w:t>
      </w:r>
      <w:r w:rsidRPr="009612B9" w:rsidR="00994C25">
        <w:rPr>
          <w:rFonts w:cstheme="minorHAnsi"/>
          <w:sz w:val="24"/>
          <w:szCs w:val="24"/>
          <w:shd w:val="clear" w:color="auto" w:fill="FFFFFF"/>
          <w:lang w:val="fr-CA"/>
        </w:rPr>
        <w:t>11</w:t>
      </w:r>
      <w:r w:rsidRPr="009612B9">
        <w:rPr>
          <w:rFonts w:cstheme="minorHAnsi"/>
          <w:sz w:val="24"/>
          <w:szCs w:val="24"/>
          <w:shd w:val="clear" w:color="auto" w:fill="FFFFFF"/>
          <w:lang w:val="fr-CA"/>
        </w:rPr>
        <w:t xml:space="preserve"> doit être égal à la somme des Rangées 1 à </w:t>
      </w:r>
      <w:r w:rsidRPr="009612B9" w:rsidR="00994C25">
        <w:rPr>
          <w:rFonts w:cstheme="minorHAnsi"/>
          <w:sz w:val="24"/>
          <w:szCs w:val="24"/>
          <w:shd w:val="clear" w:color="auto" w:fill="FFFFFF"/>
          <w:lang w:val="fr-CA"/>
        </w:rPr>
        <w:t>10</w:t>
      </w:r>
      <w:r w:rsidRPr="009612B9">
        <w:rPr>
          <w:rFonts w:cstheme="minorHAnsi"/>
          <w:sz w:val="24"/>
          <w:szCs w:val="24"/>
          <w:shd w:val="clear" w:color="auto" w:fill="FFFFFF"/>
          <w:lang w:val="fr-CA"/>
        </w:rPr>
        <w:t xml:space="preserve"> des Colonnes correspondantes. Chacun des totaux de la Colonne 3 doit être égal à la somme de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Colonne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1 et 2 des Rangées correspondantes.</w:t>
      </w:r>
    </w:p>
    <w:p w:rsidRPr="009612B9" w:rsidR="0099488B" w:rsidP="0099488B" w:rsidRDefault="0099488B" w14:paraId="4E0A7493" w14:textId="77777777">
      <w:pPr>
        <w:spacing w:after="0" w:line="240" w:lineRule="auto"/>
        <w:rPr>
          <w:rFonts w:cstheme="minorHAnsi"/>
          <w:sz w:val="24"/>
          <w:szCs w:val="24"/>
          <w:shd w:val="clear" w:color="auto" w:fill="FFFFFF"/>
          <w:lang w:val="fr-CA"/>
        </w:rPr>
      </w:pPr>
    </w:p>
    <w:p w:rsidRPr="009612B9" w:rsidR="0099488B" w:rsidP="3F9AD875" w:rsidRDefault="0099488B" w14:paraId="02271009" w14:textId="2A666362">
      <w:pPr>
        <w:spacing w:after="0" w:line="240" w:lineRule="auto"/>
        <w:rPr>
          <w:sz w:val="24"/>
          <w:szCs w:val="24"/>
          <w:shd w:val="clear" w:color="auto" w:fill="FFFFFF"/>
          <w:lang w:val="fr-CA"/>
        </w:rPr>
      </w:pPr>
      <w:r w:rsidRPr="3F9AD875" w:rsidR="0099488B">
        <w:rPr>
          <w:sz w:val="24"/>
          <w:szCs w:val="24"/>
          <w:shd w:val="clear" w:color="auto" w:fill="FFFFFF"/>
          <w:lang w:val="fr-CA"/>
        </w:rPr>
        <w:t xml:space="preserve">Le nombre total de demandes indiqué à la Rangée </w:t>
      </w:r>
      <w:r w:rsidRPr="3F9AD875" w:rsidR="00994C25">
        <w:rPr>
          <w:sz w:val="24"/>
          <w:szCs w:val="24"/>
          <w:shd w:val="clear" w:color="auto" w:fill="FFFFFF"/>
          <w:lang w:val="fr-CA"/>
        </w:rPr>
        <w:t>11</w:t>
      </w:r>
      <w:r w:rsidRPr="3F9AD875" w:rsidR="0099488B">
        <w:rPr>
          <w:sz w:val="24"/>
          <w:szCs w:val="24"/>
          <w:shd w:val="clear" w:color="auto" w:fill="FFFFFF"/>
          <w:lang w:val="fr-CA"/>
        </w:rPr>
        <w:t xml:space="preserve">, Colonne 3 doit être égal au nombre indiqué comme </w:t>
      </w:r>
      <w:r w:rsidRPr="3F9AD875" w:rsidR="00BE717A">
        <w:rPr>
          <w:sz w:val="24"/>
          <w:szCs w:val="24"/>
          <w:shd w:val="clear" w:color="auto" w:fill="FFFFFF"/>
          <w:lang w:val="fr-CA"/>
        </w:rPr>
        <w:t xml:space="preserve">étant </w:t>
      </w:r>
      <w:r w:rsidRPr="3F9AD875" w:rsidR="00994C25">
        <w:rPr>
          <w:sz w:val="24"/>
          <w:szCs w:val="24"/>
          <w:shd w:val="clear" w:color="auto" w:fill="FFFFFF"/>
          <w:lang w:val="fr-CA"/>
        </w:rPr>
        <w:t>« </w:t>
      </w:r>
      <w:r w:rsidRPr="3F9AD875" w:rsidR="005A1074">
        <w:rPr>
          <w:sz w:val="24"/>
          <w:szCs w:val="24"/>
          <w:shd w:val="clear" w:color="auto" w:fill="FFFFFF"/>
          <w:lang w:val="fr-CA"/>
        </w:rPr>
        <w:t>Reportées à la prochaine période d’établissement de rapport</w:t>
      </w:r>
      <w:r w:rsidRPr="3F9AD875" w:rsidR="002D6277">
        <w:rPr>
          <w:sz w:val="24"/>
          <w:szCs w:val="24"/>
          <w:shd w:val="clear" w:color="auto" w:fill="FFFFFF"/>
          <w:lang w:val="fr-CA"/>
        </w:rPr>
        <w:t>s</w:t>
      </w:r>
      <w:r w:rsidRPr="3F9AD875" w:rsidR="00994C25">
        <w:rPr>
          <w:sz w:val="24"/>
          <w:szCs w:val="24"/>
          <w:shd w:val="clear" w:color="auto" w:fill="FFFFFF"/>
          <w:lang w:val="fr-CA"/>
        </w:rPr>
        <w:t> »</w:t>
      </w:r>
      <w:r w:rsidRPr="3F9AD875" w:rsidR="0099488B">
        <w:rPr>
          <w:sz w:val="24"/>
          <w:szCs w:val="24"/>
          <w:shd w:val="clear" w:color="auto" w:fill="FFFFFF"/>
          <w:lang w:val="fr-CA"/>
        </w:rPr>
        <w:t xml:space="preserve"> (Rangée </w:t>
      </w:r>
      <w:r w:rsidRPr="3F9AD875" w:rsidR="005A1074">
        <w:rPr>
          <w:sz w:val="24"/>
          <w:szCs w:val="24"/>
          <w:shd w:val="clear" w:color="auto" w:fill="FFFFFF"/>
          <w:lang w:val="fr-CA"/>
        </w:rPr>
        <w:t>7</w:t>
      </w:r>
      <w:r w:rsidRPr="3F9AD875" w:rsidR="0099488B">
        <w:rPr>
          <w:sz w:val="24"/>
          <w:szCs w:val="24"/>
          <w:shd w:val="clear" w:color="auto" w:fill="FFFFFF"/>
          <w:lang w:val="fr-CA"/>
        </w:rPr>
        <w:t xml:space="preserve">, Colonne 1 de la </w:t>
      </w:r>
      <w:r w:rsidRPr="3F9AD875" w:rsidR="00276F5B">
        <w:rPr>
          <w:sz w:val="24"/>
          <w:szCs w:val="24"/>
          <w:shd w:val="clear" w:color="auto" w:fill="FFFFFF"/>
          <w:lang w:val="fr-CA"/>
        </w:rPr>
        <w:t>S</w:t>
      </w:r>
      <w:r w:rsidRPr="3F9AD875" w:rsidR="0099488B">
        <w:rPr>
          <w:sz w:val="24"/>
          <w:szCs w:val="24"/>
          <w:shd w:val="clear" w:color="auto" w:fill="FFFFFF"/>
          <w:lang w:val="fr-CA"/>
        </w:rPr>
        <w:t>ection 1.1) dans le Rapport statistique de 20</w:t>
      </w:r>
      <w:r w:rsidRPr="3F9AD875" w:rsidR="38615466">
        <w:rPr>
          <w:sz w:val="24"/>
          <w:szCs w:val="24"/>
          <w:shd w:val="clear" w:color="auto" w:fill="FFFFFF"/>
          <w:lang w:val="fr-CA"/>
        </w:rPr>
        <w:t>2</w:t>
      </w:r>
      <w:r w:rsidR="00445540">
        <w:rPr>
          <w:sz w:val="24"/>
          <w:szCs w:val="24"/>
          <w:shd w:val="clear" w:color="auto" w:fill="FFFFFF"/>
          <w:lang w:val="fr-CA"/>
        </w:rPr>
        <w:t>5</w:t>
      </w:r>
      <w:r w:rsidRPr="3F9AD875" w:rsidR="000B7DCD">
        <w:rPr>
          <w:sz w:val="24"/>
          <w:szCs w:val="24"/>
          <w:shd w:val="clear" w:color="auto" w:fill="FFFFFF"/>
          <w:lang w:val="fr-CA"/>
        </w:rPr>
        <w:t>–</w:t>
      </w:r>
      <w:r w:rsidRPr="3F9AD875" w:rsidR="00CD5348">
        <w:rPr>
          <w:sz w:val="24"/>
          <w:szCs w:val="24"/>
          <w:shd w:val="clear" w:color="auto" w:fill="FFFFFF"/>
          <w:lang w:val="fr-CA"/>
        </w:rPr>
        <w:t>20</w:t>
      </w:r>
      <w:r w:rsidRPr="3F9AD875" w:rsidR="08BE5557">
        <w:rPr>
          <w:sz w:val="24"/>
          <w:szCs w:val="24"/>
          <w:shd w:val="clear" w:color="auto" w:fill="FFFFFF"/>
          <w:lang w:val="fr-CA"/>
        </w:rPr>
        <w:t>2</w:t>
      </w:r>
      <w:r w:rsidR="00445540">
        <w:rPr>
          <w:sz w:val="24"/>
          <w:szCs w:val="24"/>
          <w:shd w:val="clear" w:color="auto" w:fill="FFFFFF"/>
          <w:lang w:val="fr-CA"/>
        </w:rPr>
        <w:t>6</w:t>
      </w:r>
      <w:r w:rsidRPr="3F9AD875" w:rsidR="00CD5348">
        <w:rPr>
          <w:sz w:val="24"/>
          <w:szCs w:val="24"/>
          <w:shd w:val="clear" w:color="auto" w:fill="FFFFFF"/>
          <w:lang w:val="fr-CA"/>
        </w:rPr>
        <w:t xml:space="preserve"> sur</w:t>
      </w:r>
      <w:r w:rsidRPr="3F9AD875" w:rsidR="0099488B">
        <w:rPr>
          <w:sz w:val="24"/>
          <w:szCs w:val="24"/>
          <w:shd w:val="clear" w:color="auto" w:fill="FFFFFF"/>
          <w:lang w:val="fr-CA"/>
        </w:rPr>
        <w:t xml:space="preserve"> la </w:t>
      </w:r>
      <w:r w:rsidRPr="00C74E7D" w:rsidR="00C74E7D">
        <w:rPr>
          <w:sz w:val="24"/>
          <w:szCs w:val="24"/>
          <w:shd w:val="clear" w:color="auto" w:fill="FFFFFF"/>
          <w:lang w:val="fr-CA"/>
        </w:rPr>
        <w:t>LAI</w:t>
      </w:r>
      <w:r w:rsidRPr="3F9AD875" w:rsidR="0099488B">
        <w:rPr>
          <w:sz w:val="24"/>
          <w:szCs w:val="24"/>
          <w:shd w:val="clear" w:color="auto" w:fill="FFFFFF"/>
          <w:lang w:val="fr-CA"/>
        </w:rPr>
        <w:t>.</w:t>
      </w:r>
    </w:p>
    <w:p w:rsidRPr="009612B9" w:rsidR="004855DC" w:rsidP="0099488B" w:rsidRDefault="004855DC" w14:paraId="1C3700F8" w14:textId="7D32CFB5">
      <w:pPr>
        <w:spacing w:after="0" w:line="240" w:lineRule="auto"/>
        <w:rPr>
          <w:rFonts w:cstheme="minorHAnsi"/>
          <w:sz w:val="24"/>
          <w:szCs w:val="24"/>
          <w:shd w:val="clear" w:color="auto" w:fill="FFFFFF"/>
          <w:lang w:val="fr-CA"/>
        </w:rPr>
      </w:pPr>
    </w:p>
    <w:p w:rsidRPr="009612B9" w:rsidR="00F74EE3" w:rsidP="59442249" w:rsidRDefault="00945418" w14:paraId="13E9ACC6" w14:textId="75F68116">
      <w:pPr>
        <w:pStyle w:val="Heading2"/>
        <w:rPr>
          <w:shd w:val="clear" w:color="auto" w:fill="FFFFFF"/>
        </w:rPr>
      </w:pPr>
      <w:bookmarkStart w:name="Part3_2" w:id="170"/>
      <w:bookmarkStart w:name="_Toc132710754" w:id="171"/>
      <w:bookmarkStart w:name="_Toc168396317" w:id="172"/>
      <w:r w:rsidRPr="59442249" w:rsidR="00945418">
        <w:rPr>
          <w:rFonts w:cs="Calibri" w:cstheme="minorAscii"/>
          <w:shd w:val="clear" w:color="auto" w:fill="FFFFFF"/>
        </w:rPr>
        <w:t>1</w:t>
      </w:r>
      <w:r w:rsidRPr="59442249" w:rsidR="00F74EE3">
        <w:rPr>
          <w:rFonts w:cs="Calibri" w:cstheme="minorAscii"/>
          <w:shd w:val="clear" w:color="auto" w:fill="FFFFFF"/>
        </w:rPr>
        <w:t xml:space="preserve">.2 </w:t>
      </w:r>
      <w:r w:rsidR="00626541">
        <w:rPr/>
        <w:t>P</w:t>
      </w:r>
      <w:del w:author="Demers, Marie-Michèle (she/her, elle)" w:date="2024-09-27T13:43:00Z" w16du:dateUtc="2024-09-27T17:43:00Z" w:id="174">
        <w:bookmarkEnd w:id="170"/>
      </w:del>
      <w:r w:rsidRPr="009612B9" w:rsidR="008D7F78">
        <w:rPr/>
        <w:t xml:space="preserve">laintes </w:t>
      </w:r>
      <w:r w:rsidR="00626541">
        <w:rPr/>
        <w:t>actives</w:t>
      </w:r>
      <w:r w:rsidRPr="009612B9" w:rsidR="00626541">
        <w:rPr/>
        <w:t xml:space="preserve"> </w:t>
      </w:r>
      <w:r w:rsidRPr="009612B9" w:rsidR="008D7F78">
        <w:rPr/>
        <w:t>auprès d</w:t>
      </w:r>
      <w:r w:rsidRPr="009612B9" w:rsidR="006832D0">
        <w:rPr/>
        <w:t>e la</w:t>
      </w:r>
      <w:r w:rsidRPr="009612B9" w:rsidR="008D7F78">
        <w:rPr/>
        <w:t xml:space="preserve"> Commissaire à </w:t>
      </w:r>
      <w:r w:rsidRPr="009612B9" w:rsidR="00393717">
        <w:rPr/>
        <w:t>l’information</w:t>
      </w:r>
      <w:r w:rsidRPr="009612B9" w:rsidR="008D7F78">
        <w:rPr/>
        <w:t xml:space="preserve"> du Canada</w:t>
      </w:r>
      <w:r w:rsidR="00626541">
        <w:rPr/>
        <w:t>, ventilées par période d’établissement</w:t>
      </w:r>
      <w:r w:rsidR="00626541">
        <w:rPr/>
        <w:t xml:space="preserve"> </w:t>
      </w:r>
      <w:r w:rsidR="00626541">
        <w:rPr/>
        <w:t>de rapports reçue</w:t>
      </w:r>
      <w:bookmarkEnd w:id="171"/>
      <w:bookmarkEnd w:id="172"/>
    </w:p>
    <w:p w:rsidRPr="009612B9" w:rsidR="00F74EE3" w:rsidP="00F74EE3" w:rsidRDefault="00F74EE3" w14:paraId="0695E7EC" w14:textId="77777777">
      <w:pPr>
        <w:spacing w:after="0"/>
        <w:rPr>
          <w:rFonts w:cstheme="minorHAnsi"/>
          <w:sz w:val="24"/>
          <w:szCs w:val="24"/>
          <w:highlight w:val="yellow"/>
          <w:shd w:val="clear" w:color="auto" w:fill="FFFFFF"/>
          <w:lang w:val="fr-CA"/>
        </w:rPr>
      </w:pPr>
    </w:p>
    <w:p w:rsidRPr="009612B9" w:rsidR="00F74EE3" w:rsidP="59442249" w:rsidRDefault="0099488B" w14:paraId="4F00AD45" w14:textId="73F81CDA">
      <w:pPr>
        <w:spacing w:after="0" w:line="240" w:lineRule="auto"/>
        <w:rPr>
          <w:rFonts w:cs="Calibri" w:cstheme="minorAscii"/>
          <w:sz w:val="24"/>
          <w:szCs w:val="24"/>
          <w:highlight w:val="yellow"/>
          <w:shd w:val="clear" w:color="auto" w:fill="FFFFFF"/>
          <w:lang w:val="fr-CA"/>
        </w:rPr>
      </w:pPr>
      <w:r w:rsidRPr="59442249" w:rsidR="0099488B">
        <w:rPr>
          <w:rFonts w:cs="Calibri" w:cstheme="minorAscii"/>
          <w:sz w:val="24"/>
          <w:szCs w:val="24"/>
          <w:shd w:val="clear" w:color="auto" w:fill="FFFFFF"/>
          <w:lang w:val="fr-CA"/>
        </w:rPr>
        <w:t xml:space="preserve">Le tableau suivant indique le nombre de plaintes qui sont encore </w:t>
      </w:r>
      <w:r w:rsidRPr="59442249" w:rsidR="00626541">
        <w:rPr>
          <w:rFonts w:cs="Calibri" w:cstheme="minorAscii"/>
          <w:sz w:val="24"/>
          <w:szCs w:val="24"/>
          <w:shd w:val="clear" w:color="auto" w:fill="FFFFFF"/>
          <w:lang w:val="fr-CA"/>
        </w:rPr>
        <w:t>actives</w:t>
      </w:r>
      <w:r w:rsidRPr="59442249" w:rsidR="00626541">
        <w:rPr>
          <w:rFonts w:cs="Calibri" w:cstheme="minorAscii"/>
          <w:sz w:val="24"/>
          <w:szCs w:val="24"/>
          <w:shd w:val="clear" w:color="auto" w:fill="FFFFFF"/>
          <w:lang w:val="fr-CA"/>
        </w:rPr>
        <w:t xml:space="preserve"> </w:t>
      </w:r>
      <w:r w:rsidRPr="59442249" w:rsidR="0099488B">
        <w:rPr>
          <w:rFonts w:cs="Calibri" w:cstheme="minorAscii"/>
          <w:sz w:val="24"/>
          <w:szCs w:val="24"/>
          <w:shd w:val="clear" w:color="auto" w:fill="FFFFFF"/>
          <w:lang w:val="fr-CA"/>
        </w:rPr>
        <w:t>auprès d</w:t>
      </w:r>
      <w:r w:rsidRPr="59442249" w:rsidR="006832D0">
        <w:rPr>
          <w:rFonts w:cs="Calibri" w:cstheme="minorAscii"/>
          <w:sz w:val="24"/>
          <w:szCs w:val="24"/>
          <w:shd w:val="clear" w:color="auto" w:fill="FFFFFF"/>
          <w:lang w:val="fr-CA"/>
        </w:rPr>
        <w:t>u</w:t>
      </w:r>
      <w:r w:rsidRPr="59442249" w:rsidR="0099488B">
        <w:rPr>
          <w:rFonts w:cs="Calibri" w:cstheme="minorAscii"/>
          <w:sz w:val="24"/>
          <w:szCs w:val="24"/>
          <w:shd w:val="clear" w:color="auto" w:fill="FFFFFF"/>
          <w:lang w:val="fr-CA"/>
        </w:rPr>
        <w:t xml:space="preserve"> Commissariat à </w:t>
      </w:r>
      <w:r w:rsidRPr="59442249" w:rsidR="00393717">
        <w:rPr>
          <w:rFonts w:cs="Calibri" w:cstheme="minorAscii"/>
          <w:sz w:val="24"/>
          <w:szCs w:val="24"/>
          <w:shd w:val="clear" w:color="auto" w:fill="FFFFFF"/>
          <w:lang w:val="fr-CA"/>
        </w:rPr>
        <w:t>l’information</w:t>
      </w:r>
      <w:r w:rsidRPr="59442249" w:rsidR="0099488B">
        <w:rPr>
          <w:rFonts w:cs="Calibri" w:cstheme="minorAscii"/>
          <w:sz w:val="24"/>
          <w:szCs w:val="24"/>
          <w:shd w:val="clear" w:color="auto" w:fill="FFFFFF"/>
          <w:lang w:val="fr-CA"/>
        </w:rPr>
        <w:t xml:space="preserve"> et qui </w:t>
      </w:r>
      <w:r w:rsidRPr="59442249" w:rsidR="0083365D">
        <w:rPr>
          <w:rFonts w:cs="Calibri" w:cstheme="minorAscii"/>
          <w:sz w:val="24"/>
          <w:szCs w:val="24"/>
          <w:shd w:val="clear" w:color="auto" w:fill="FFFFFF"/>
          <w:lang w:val="fr-CA"/>
        </w:rPr>
        <w:t>proviennent</w:t>
      </w:r>
      <w:r w:rsidRPr="59442249" w:rsidR="0099488B">
        <w:rPr>
          <w:rFonts w:cs="Calibri" w:cstheme="minorAscii"/>
          <w:sz w:val="24"/>
          <w:szCs w:val="24"/>
          <w:shd w:val="clear" w:color="auto" w:fill="FFFFFF"/>
          <w:lang w:val="fr-CA"/>
        </w:rPr>
        <w:t xml:space="preserve"> </w:t>
      </w:r>
      <w:r w:rsidRPr="59442249" w:rsidR="0083365D">
        <w:rPr>
          <w:rFonts w:cs="Calibri" w:cstheme="minorAscii"/>
          <w:sz w:val="24"/>
          <w:szCs w:val="24"/>
          <w:shd w:val="clear" w:color="auto" w:fill="FFFFFF"/>
          <w:lang w:val="fr-CA"/>
        </w:rPr>
        <w:t>de</w:t>
      </w:r>
      <w:r w:rsidRPr="59442249" w:rsidR="0083365D">
        <w:rPr>
          <w:rFonts w:cs="Calibri" w:cstheme="minorAscii"/>
          <w:sz w:val="24"/>
          <w:szCs w:val="24"/>
          <w:shd w:val="clear" w:color="auto" w:fill="FFFFFF"/>
          <w:lang w:val="fr-CA"/>
        </w:rPr>
        <w:t xml:space="preserve"> </w:t>
      </w:r>
      <w:r w:rsidRPr="59442249" w:rsidR="0099488B">
        <w:rPr>
          <w:rFonts w:cs="Calibri" w:cstheme="minorAscii"/>
          <w:sz w:val="24"/>
          <w:szCs w:val="24"/>
          <w:shd w:val="clear" w:color="auto" w:fill="FFFFFF"/>
          <w:lang w:val="fr-CA"/>
        </w:rPr>
        <w:t>périodes d’établissement de rapport</w:t>
      </w:r>
      <w:r w:rsidRPr="59442249" w:rsidR="002D6277">
        <w:rPr>
          <w:rFonts w:cs="Calibri" w:cstheme="minorAscii"/>
          <w:sz w:val="24"/>
          <w:szCs w:val="24"/>
          <w:shd w:val="clear" w:color="auto" w:fill="FFFFFF"/>
          <w:lang w:val="fr-CA"/>
        </w:rPr>
        <w:t>s</w:t>
      </w:r>
      <w:r w:rsidRPr="59442249" w:rsidR="0099488B">
        <w:rPr>
          <w:rFonts w:cs="Calibri" w:cstheme="minorAscii"/>
          <w:sz w:val="24"/>
          <w:szCs w:val="24"/>
          <w:shd w:val="clear" w:color="auto" w:fill="FFFFFF"/>
          <w:lang w:val="fr-CA"/>
        </w:rPr>
        <w:t xml:space="preserve"> précédentes, ventilées selon l</w:t>
      </w:r>
      <w:r w:rsidRPr="59442249" w:rsidR="00393717">
        <w:rPr>
          <w:rFonts w:cs="Calibri" w:cstheme="minorAscii"/>
          <w:sz w:val="24"/>
          <w:szCs w:val="24"/>
          <w:shd w:val="clear" w:color="auto" w:fill="FFFFFF"/>
          <w:lang w:val="fr-CA"/>
        </w:rPr>
        <w:t xml:space="preserve">a </w:t>
      </w:r>
      <w:r w:rsidRPr="009612B9" w:rsidR="000B7DCD">
        <w:rPr>
          <w:rFonts w:eastAsia="Times New Roman"/>
          <w:sz w:val="24"/>
          <w:szCs w:val="24"/>
          <w:lang w:val="fr-CA"/>
        </w:rPr>
        <w:t>période</w:t>
      </w:r>
      <w:r w:rsidRPr="59442249" w:rsidR="000B7DCD">
        <w:rPr>
          <w:sz w:val="24"/>
          <w:szCs w:val="24"/>
          <w:lang w:val="fr-CA"/>
        </w:rPr>
        <w:t xml:space="preserve"> d’établissement de rapports</w:t>
      </w:r>
      <w:r w:rsidRPr="009612B9" w:rsidR="000B7DCD">
        <w:rPr>
          <w:rFonts w:eastAsia="Times New Roman"/>
          <w:lang w:val="fr-CA"/>
        </w:rPr>
        <w:t xml:space="preserve"> </w:t>
      </w:r>
      <w:r w:rsidRPr="59442249" w:rsidR="0099488B">
        <w:rPr>
          <w:rFonts w:cs="Calibri" w:cstheme="minorAscii"/>
          <w:sz w:val="24"/>
          <w:szCs w:val="24"/>
          <w:shd w:val="clear" w:color="auto" w:fill="FFFFFF"/>
          <w:lang w:val="fr-CA"/>
        </w:rPr>
        <w:t>au cours d</w:t>
      </w:r>
      <w:r w:rsidRPr="59442249" w:rsidR="00043DAA">
        <w:rPr>
          <w:rFonts w:cs="Calibri" w:cstheme="minorAscii"/>
          <w:sz w:val="24"/>
          <w:szCs w:val="24"/>
          <w:shd w:val="clear" w:color="auto" w:fill="FFFFFF"/>
          <w:lang w:val="fr-CA"/>
        </w:rPr>
        <w:t>e la</w:t>
      </w:r>
      <w:r w:rsidRPr="59442249" w:rsidR="0099488B">
        <w:rPr>
          <w:rFonts w:cs="Calibri" w:cstheme="minorAscii"/>
          <w:sz w:val="24"/>
          <w:szCs w:val="24"/>
          <w:shd w:val="clear" w:color="auto" w:fill="FFFFFF"/>
          <w:lang w:val="fr-CA"/>
        </w:rPr>
        <w:t>quel</w:t>
      </w:r>
      <w:r w:rsidRPr="59442249" w:rsidR="00043DAA">
        <w:rPr>
          <w:rFonts w:cs="Calibri" w:cstheme="minorAscii"/>
          <w:sz w:val="24"/>
          <w:szCs w:val="24"/>
          <w:shd w:val="clear" w:color="auto" w:fill="FFFFFF"/>
          <w:lang w:val="fr-CA"/>
        </w:rPr>
        <w:t>le</w:t>
      </w:r>
      <w:r w:rsidRPr="59442249" w:rsidR="0099488B">
        <w:rPr>
          <w:rFonts w:cs="Calibri" w:cstheme="minorAscii"/>
          <w:sz w:val="24"/>
          <w:szCs w:val="24"/>
          <w:shd w:val="clear" w:color="auto" w:fill="FFFFFF"/>
          <w:lang w:val="fr-CA"/>
        </w:rPr>
        <w:t xml:space="preserve"> elles ont été reçues par </w:t>
      </w:r>
      <w:r w:rsidRPr="59442249" w:rsidR="00393717">
        <w:rPr>
          <w:rFonts w:cs="Calibri" w:cstheme="minorAscii"/>
          <w:sz w:val="24"/>
          <w:szCs w:val="24"/>
          <w:shd w:val="clear" w:color="auto" w:fill="FFFFFF"/>
          <w:lang w:val="fr-CA"/>
        </w:rPr>
        <w:t>l’institution</w:t>
      </w:r>
      <w:r w:rsidRPr="59442249" w:rsidR="0099488B">
        <w:rPr>
          <w:rFonts w:cs="Calibri" w:cstheme="minorAscii"/>
          <w:sz w:val="24"/>
          <w:szCs w:val="24"/>
          <w:shd w:val="clear" w:color="auto" w:fill="FFFFFF"/>
          <w:lang w:val="fr-CA"/>
        </w:rPr>
        <w:t>.</w:t>
      </w:r>
    </w:p>
    <w:p w:rsidRPr="009612B9" w:rsidR="00F74EE3" w:rsidP="00F74EE3" w:rsidRDefault="00F74EE3" w14:paraId="469E19A9" w14:textId="77777777">
      <w:pPr>
        <w:spacing w:after="0"/>
        <w:rPr>
          <w:rFonts w:cstheme="minorHAnsi"/>
          <w:sz w:val="24"/>
          <w:szCs w:val="24"/>
          <w:highlight w:val="yellow"/>
          <w:shd w:val="clear" w:color="auto" w:fill="FFFFFF"/>
          <w:lang w:val="fr-CA"/>
        </w:rPr>
      </w:pPr>
    </w:p>
    <w:tbl>
      <w:tblPr>
        <w:tblStyle w:val="TableGrid"/>
        <w:tblW w:w="0" w:type="auto"/>
        <w:tblLook w:val="04A0" w:firstRow="1" w:lastRow="0" w:firstColumn="1" w:lastColumn="0" w:noHBand="0" w:noVBand="1"/>
      </w:tblPr>
      <w:tblGrid>
        <w:gridCol w:w="1620"/>
        <w:gridCol w:w="3510"/>
        <w:gridCol w:w="3117"/>
      </w:tblGrid>
      <w:tr w:rsidRPr="009612B9" w:rsidR="00F74EE3" w:rsidTr="59442249" w14:paraId="6AB6EA20" w14:textId="77777777">
        <w:tc>
          <w:tcPr>
            <w:tcW w:w="1620" w:type="dxa"/>
            <w:tcBorders>
              <w:top w:val="nil"/>
              <w:left w:val="nil"/>
              <w:bottom w:val="nil"/>
              <w:right w:val="nil"/>
            </w:tcBorders>
            <w:tcMar/>
          </w:tcPr>
          <w:p w:rsidRPr="009612B9" w:rsidR="00F74EE3" w:rsidP="0093108C" w:rsidRDefault="00F74EE3" w14:paraId="3A4B4F46" w14:textId="77777777">
            <w:pPr>
              <w:rPr>
                <w:rFonts w:cstheme="minorHAnsi"/>
                <w:color w:val="444444"/>
                <w:sz w:val="24"/>
                <w:szCs w:val="24"/>
                <w:highlight w:val="yellow"/>
                <w:shd w:val="clear" w:color="auto" w:fill="FFFFFF"/>
                <w:lang w:val="fr-CA"/>
              </w:rPr>
            </w:pPr>
          </w:p>
        </w:tc>
        <w:tc>
          <w:tcPr>
            <w:tcW w:w="3510" w:type="dxa"/>
            <w:tcBorders>
              <w:top w:val="nil"/>
              <w:left w:val="nil"/>
              <w:bottom w:val="single" w:color="auto" w:sz="4" w:space="0"/>
              <w:right w:val="nil"/>
            </w:tcBorders>
            <w:tcMar/>
          </w:tcPr>
          <w:p w:rsidRPr="009612B9" w:rsidR="00F74EE3" w:rsidP="0093108C" w:rsidRDefault="00F74EE3" w14:paraId="762CF2F7" w14:textId="77777777">
            <w:pPr>
              <w:rPr>
                <w:rFonts w:cstheme="minorHAnsi"/>
                <w:color w:val="444444"/>
                <w:sz w:val="24"/>
                <w:szCs w:val="24"/>
                <w:highlight w:val="yellow"/>
                <w:shd w:val="clear" w:color="auto" w:fill="FFFFFF"/>
                <w:lang w:val="fr-CA"/>
              </w:rPr>
            </w:pPr>
          </w:p>
        </w:tc>
        <w:tc>
          <w:tcPr>
            <w:tcW w:w="3117" w:type="dxa"/>
            <w:tcBorders>
              <w:top w:val="nil"/>
              <w:left w:val="nil"/>
              <w:bottom w:val="single" w:color="auto" w:sz="4" w:space="0"/>
              <w:right w:val="nil"/>
            </w:tcBorders>
            <w:tcMar/>
          </w:tcPr>
          <w:p w:rsidRPr="0071014D" w:rsidR="00F74EE3" w:rsidP="59442249" w:rsidRDefault="00F74EE3" w14:paraId="3571D2F6" w14:textId="6845AF5F">
            <w:pPr>
              <w:jc w:val="center"/>
              <w:rPr>
                <w:rFonts w:cs="Calibri" w:cstheme="minorAscii"/>
                <w:b w:val="1"/>
                <w:bCs w:val="1"/>
                <w:color w:val="444444"/>
                <w:sz w:val="24"/>
                <w:szCs w:val="24"/>
                <w:highlight w:val="yellow"/>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1</w:t>
            </w:r>
          </w:p>
        </w:tc>
      </w:tr>
      <w:tr w:rsidRPr="009612B9" w:rsidR="00F74EE3" w:rsidTr="59442249" w14:paraId="20D58052" w14:textId="77777777">
        <w:trPr>
          <w:trHeight w:val="998"/>
        </w:trPr>
        <w:tc>
          <w:tcPr>
            <w:tcW w:w="1620" w:type="dxa"/>
            <w:tcBorders>
              <w:top w:val="nil"/>
              <w:left w:val="nil"/>
              <w:bottom w:val="nil"/>
              <w:right w:val="single" w:color="auto" w:sz="4" w:space="0"/>
            </w:tcBorders>
            <w:tcMar/>
          </w:tcPr>
          <w:p w:rsidRPr="0071014D" w:rsidR="00F74EE3" w:rsidP="0093108C" w:rsidRDefault="00F74EE3" w14:paraId="0640C7C3" w14:textId="77777777">
            <w:pPr>
              <w:rPr>
                <w:rFonts w:cstheme="minorHAnsi"/>
                <w:color w:val="444444"/>
                <w:sz w:val="24"/>
                <w:szCs w:val="24"/>
                <w:highlight w:val="yellow"/>
                <w:shd w:val="clear" w:color="auto" w:fill="FFFFFF"/>
                <w:lang w:val="fr-CA"/>
              </w:rPr>
            </w:pPr>
          </w:p>
        </w:tc>
        <w:tc>
          <w:tcPr>
            <w:tcW w:w="3510" w:type="dxa"/>
            <w:tcBorders>
              <w:top w:val="single" w:color="auto" w:sz="4" w:space="0"/>
              <w:left w:val="single" w:color="auto" w:sz="4" w:space="0"/>
            </w:tcBorders>
            <w:tcMar/>
            <w:vAlign w:val="center"/>
          </w:tcPr>
          <w:p w:rsidRPr="009612B9" w:rsidR="00F74EE3" w:rsidP="59442249" w:rsidRDefault="00E44EB4" w14:paraId="7E3C3A29" w14:textId="515F5EC8">
            <w:pPr>
              <w:jc w:val="center"/>
              <w:rPr>
                <w:rFonts w:cs="Calibri" w:cstheme="minorAscii"/>
                <w:b w:val="1"/>
                <w:bCs w:val="1"/>
                <w:color w:val="444444"/>
                <w:sz w:val="24"/>
                <w:szCs w:val="24"/>
                <w:highlight w:val="yellow"/>
                <w:shd w:val="clear" w:color="auto" w:fill="FFFFFF"/>
                <w:lang w:val="fr-CA"/>
              </w:rPr>
            </w:pPr>
            <w:r w:rsidRPr="59442249" w:rsidR="00E44EB4">
              <w:rPr>
                <w:rFonts w:eastAsia="Times New Roman"/>
                <w:b w:val="1"/>
                <w:bCs w:val="1"/>
                <w:sz w:val="24"/>
                <w:szCs w:val="24"/>
                <w:lang w:val="fr-CA"/>
              </w:rPr>
              <w:t>P</w:t>
            </w:r>
            <w:r w:rsidRPr="59442249" w:rsidR="000B7DCD">
              <w:rPr>
                <w:rFonts w:eastAsia="Times New Roman"/>
                <w:b w:val="1"/>
                <w:bCs w:val="1"/>
                <w:sz w:val="24"/>
                <w:szCs w:val="24"/>
                <w:lang w:val="fr-CA"/>
              </w:rPr>
              <w:t xml:space="preserve">ériode d’établissement de rapports </w:t>
            </w:r>
            <w:r w:rsidRPr="59442249" w:rsidR="0099488B">
              <w:rPr>
                <w:rFonts w:eastAsia="Times New Roman" w:cs="Calibri" w:cstheme="minorAscii"/>
                <w:b w:val="1"/>
                <w:bCs w:val="1"/>
                <w:sz w:val="24"/>
                <w:szCs w:val="24"/>
                <w:lang w:val="fr-CA" w:eastAsia="en-CA"/>
              </w:rPr>
              <w:t>au cours d</w:t>
            </w:r>
            <w:r w:rsidRPr="59442249" w:rsidR="7ABC380B">
              <w:rPr>
                <w:rFonts w:eastAsia="Times New Roman" w:cs="Calibri" w:cstheme="minorAscii"/>
                <w:b w:val="1"/>
                <w:bCs w:val="1"/>
                <w:sz w:val="24"/>
                <w:szCs w:val="24"/>
                <w:lang w:val="fr-CA" w:eastAsia="en-CA"/>
              </w:rPr>
              <w:t>e la</w:t>
            </w:r>
            <w:r w:rsidRPr="59442249" w:rsidR="0099488B">
              <w:rPr>
                <w:rFonts w:eastAsia="Times New Roman" w:cs="Calibri" w:cstheme="minorAscii"/>
                <w:b w:val="1"/>
                <w:bCs w:val="1"/>
                <w:sz w:val="24"/>
                <w:szCs w:val="24"/>
                <w:lang w:val="fr-CA" w:eastAsia="en-CA"/>
              </w:rPr>
              <w:t>quel</w:t>
            </w:r>
            <w:r w:rsidRPr="59442249" w:rsidR="7ABC380B">
              <w:rPr>
                <w:rFonts w:eastAsia="Times New Roman" w:cs="Calibri" w:cstheme="minorAscii"/>
                <w:b w:val="1"/>
                <w:bCs w:val="1"/>
                <w:sz w:val="24"/>
                <w:szCs w:val="24"/>
                <w:lang w:val="fr-CA" w:eastAsia="en-CA"/>
              </w:rPr>
              <w:t>le</w:t>
            </w:r>
            <w:r w:rsidRPr="59442249" w:rsidR="0099488B">
              <w:rPr>
                <w:rFonts w:eastAsia="Times New Roman" w:cs="Calibri" w:cstheme="minorAscii"/>
                <w:b w:val="1"/>
                <w:bCs w:val="1"/>
                <w:sz w:val="24"/>
                <w:szCs w:val="24"/>
                <w:lang w:val="fr-CA" w:eastAsia="en-CA"/>
              </w:rPr>
              <w:t xml:space="preserve"> les plaintes </w:t>
            </w:r>
            <w:r w:rsidRPr="59442249" w:rsidR="7ABC380B">
              <w:rPr>
                <w:rFonts w:eastAsia="Times New Roman" w:cs="Calibri" w:cstheme="minorAscii"/>
                <w:b w:val="1"/>
                <w:bCs w:val="1"/>
                <w:sz w:val="24"/>
                <w:szCs w:val="24"/>
                <w:lang w:val="fr-CA" w:eastAsia="en-CA"/>
              </w:rPr>
              <w:t>actives</w:t>
            </w:r>
            <w:r w:rsidRPr="59442249" w:rsidR="7ABC380B">
              <w:rPr>
                <w:rFonts w:eastAsia="Times New Roman" w:cs="Calibri" w:cstheme="minorAscii"/>
                <w:b w:val="1"/>
                <w:bCs w:val="1"/>
                <w:sz w:val="24"/>
                <w:szCs w:val="24"/>
                <w:lang w:val="fr-CA" w:eastAsia="en-CA"/>
              </w:rPr>
              <w:t xml:space="preserve"> </w:t>
            </w:r>
            <w:r w:rsidRPr="59442249" w:rsidR="0099488B">
              <w:rPr>
                <w:rFonts w:eastAsia="Times New Roman" w:cs="Calibri" w:cstheme="minorAscii"/>
                <w:b w:val="1"/>
                <w:bCs w:val="1"/>
                <w:sz w:val="24"/>
                <w:szCs w:val="24"/>
                <w:lang w:val="fr-CA" w:eastAsia="en-CA"/>
              </w:rPr>
              <w:t>ont été reçues par l’institution</w:t>
            </w:r>
          </w:p>
        </w:tc>
        <w:tc>
          <w:tcPr>
            <w:tcW w:w="3117" w:type="dxa"/>
            <w:tcBorders>
              <w:top w:val="single" w:color="auto" w:sz="4" w:space="0"/>
            </w:tcBorders>
            <w:tcMar/>
            <w:vAlign w:val="center"/>
          </w:tcPr>
          <w:p w:rsidRPr="0071014D" w:rsidR="00F74EE3" w:rsidP="59442249" w:rsidRDefault="00C41E5D" w14:paraId="67902B2E" w14:textId="69DB4636">
            <w:pPr>
              <w:jc w:val="center"/>
              <w:rPr>
                <w:rFonts w:cs="Calibri" w:cstheme="minorAscii"/>
                <w:color w:val="444444"/>
                <w:sz w:val="24"/>
                <w:szCs w:val="24"/>
                <w:highlight w:val="yellow"/>
                <w:shd w:val="clear" w:color="auto" w:fill="FFFFFF"/>
                <w:lang w:val="fr-CA"/>
              </w:rPr>
            </w:pPr>
            <w:r w:rsidRPr="59442249" w:rsidR="00C41E5D">
              <w:rPr>
                <w:rFonts w:eastAsia="Times New Roman" w:cs="Calibri" w:cstheme="minorAscii"/>
                <w:b w:val="1"/>
                <w:bCs w:val="1"/>
                <w:sz w:val="24"/>
                <w:szCs w:val="24"/>
                <w:lang w:val="fr-CA" w:eastAsia="en-CA"/>
              </w:rPr>
              <w:t>Nombre de plaint</w:t>
            </w:r>
            <w:r w:rsidRPr="59442249" w:rsidR="003429B0">
              <w:rPr>
                <w:rFonts w:eastAsia="Times New Roman" w:cs="Calibri" w:cstheme="minorAscii"/>
                <w:b w:val="1"/>
                <w:bCs w:val="1"/>
                <w:sz w:val="24"/>
                <w:szCs w:val="24"/>
                <w:lang w:val="fr-CA" w:eastAsia="en-CA"/>
              </w:rPr>
              <w:t>e</w:t>
            </w:r>
            <w:r w:rsidRPr="59442249" w:rsidR="00C41E5D">
              <w:rPr>
                <w:rFonts w:eastAsia="Times New Roman" w:cs="Calibri" w:cstheme="minorAscii"/>
                <w:b w:val="1"/>
                <w:bCs w:val="1"/>
                <w:sz w:val="24"/>
                <w:szCs w:val="24"/>
                <w:lang w:val="fr-CA" w:eastAsia="en-CA"/>
              </w:rPr>
              <w:t xml:space="preserve">s </w:t>
            </w:r>
            <w:r w:rsidRPr="59442249" w:rsidR="00ED33C8">
              <w:rPr>
                <w:rFonts w:eastAsia="Times New Roman" w:cs="Calibri" w:cstheme="minorAscii"/>
                <w:b w:val="1"/>
                <w:bCs w:val="1"/>
                <w:sz w:val="24"/>
                <w:szCs w:val="24"/>
                <w:lang w:val="fr-CA" w:eastAsia="en-CA"/>
              </w:rPr>
              <w:t>actives</w:t>
            </w:r>
          </w:p>
        </w:tc>
      </w:tr>
      <w:tr w:rsidR="00EC0A2E" w:rsidTr="59442249" w14:paraId="4EE9682E" w14:textId="77777777">
        <w:trPr>
          <w:trHeight w:val="300"/>
        </w:trPr>
        <w:tc>
          <w:tcPr>
            <w:tcW w:w="1620" w:type="dxa"/>
            <w:tcBorders>
              <w:top w:val="nil"/>
              <w:left w:val="nil"/>
              <w:bottom w:val="nil"/>
              <w:right w:val="single" w:color="auto" w:sz="4" w:space="0"/>
            </w:tcBorders>
            <w:tcMar/>
          </w:tcPr>
          <w:p w:rsidR="00EC0A2E" w:rsidP="00EC0A2E" w:rsidRDefault="00EC0A2E" w14:paraId="3C24441B" w14:textId="2F8F6FD1">
            <w:pPr>
              <w:jc w:val="right"/>
              <w:rPr>
                <w:b/>
                <w:bCs/>
                <w:color w:val="0000FF"/>
                <w:sz w:val="24"/>
                <w:szCs w:val="24"/>
                <w:lang w:val="fr-CA"/>
              </w:rPr>
            </w:pPr>
            <w:r w:rsidRPr="7213E53D">
              <w:rPr>
                <w:b/>
                <w:bCs/>
                <w:color w:val="0000FF"/>
                <w:sz w:val="24"/>
                <w:szCs w:val="24"/>
                <w:lang w:val="fr-CA"/>
              </w:rPr>
              <w:t>Rangée 1</w:t>
            </w:r>
          </w:p>
        </w:tc>
        <w:tc>
          <w:tcPr>
            <w:tcW w:w="3510" w:type="dxa"/>
            <w:tcBorders>
              <w:left w:val="single" w:color="auto" w:sz="4" w:space="0"/>
            </w:tcBorders>
            <w:tcMar/>
            <w:vAlign w:val="center"/>
          </w:tcPr>
          <w:p w:rsidR="00EC0A2E" w:rsidP="00EC0A2E" w:rsidRDefault="00EC0A2E" w14:paraId="081E39FC" w14:textId="0617C72C">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5</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6</w:t>
            </w:r>
          </w:p>
        </w:tc>
        <w:tc>
          <w:tcPr>
            <w:tcW w:w="3117" w:type="dxa"/>
            <w:tcMar/>
          </w:tcPr>
          <w:p w:rsidR="00EC0A2E" w:rsidP="00EC0A2E" w:rsidRDefault="00EC0A2E" w14:paraId="2016EBA5" w14:textId="401F0C65">
            <w:pPr>
              <w:jc w:val="center"/>
              <w:rPr>
                <w:sz w:val="24"/>
                <w:szCs w:val="24"/>
                <w:lang w:val="fr-CA"/>
              </w:rPr>
            </w:pPr>
            <w:r w:rsidRPr="7213E53D">
              <w:rPr>
                <w:sz w:val="24"/>
                <w:szCs w:val="24"/>
                <w:lang w:val="fr-CA"/>
              </w:rPr>
              <w:t>0</w:t>
            </w:r>
          </w:p>
        </w:tc>
      </w:tr>
      <w:tr w:rsidRPr="009612B9" w:rsidR="00EC0A2E" w:rsidTr="59442249" w14:paraId="4C3AF6CE" w14:textId="77777777">
        <w:tc>
          <w:tcPr>
            <w:tcW w:w="1620" w:type="dxa"/>
            <w:tcBorders>
              <w:top w:val="nil"/>
              <w:left w:val="nil"/>
              <w:bottom w:val="nil"/>
              <w:right w:val="single" w:color="auto" w:sz="4" w:space="0"/>
            </w:tcBorders>
            <w:tcMar/>
          </w:tcPr>
          <w:p w:rsidR="00EC0A2E" w:rsidP="00EC0A2E" w:rsidRDefault="00EC0A2E" w14:paraId="3AF89B05" w14:textId="14B9076F">
            <w:pPr>
              <w:jc w:val="right"/>
              <w:rPr>
                <w:b/>
                <w:bCs/>
                <w:color w:val="0000FF"/>
                <w:sz w:val="24"/>
                <w:szCs w:val="24"/>
                <w:lang w:val="fr-CA"/>
              </w:rPr>
            </w:pPr>
            <w:r w:rsidRPr="7213E53D">
              <w:rPr>
                <w:b/>
                <w:bCs/>
                <w:color w:val="0000FF"/>
                <w:sz w:val="24"/>
                <w:szCs w:val="24"/>
                <w:lang w:val="fr-CA"/>
              </w:rPr>
              <w:t>Rangée 2</w:t>
            </w:r>
          </w:p>
        </w:tc>
        <w:tc>
          <w:tcPr>
            <w:tcW w:w="3510" w:type="dxa"/>
            <w:tcBorders>
              <w:left w:val="single" w:color="auto" w:sz="4" w:space="0"/>
            </w:tcBorders>
            <w:tcMar/>
            <w:vAlign w:val="center"/>
          </w:tcPr>
          <w:p w:rsidRPr="0071014D" w:rsidR="00EC0A2E" w:rsidP="00EC0A2E" w:rsidRDefault="00EC0A2E" w14:paraId="19493B02" w14:textId="12E25DA1">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4</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5</w:t>
            </w:r>
          </w:p>
        </w:tc>
        <w:tc>
          <w:tcPr>
            <w:tcW w:w="3117" w:type="dxa"/>
            <w:tcMar/>
          </w:tcPr>
          <w:p w:rsidRPr="0071014D" w:rsidR="00EC0A2E" w:rsidP="00EC0A2E" w:rsidRDefault="00EC0A2E" w14:paraId="29696B02" w14:textId="3240005F">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33DC6BBF" w14:textId="77777777">
        <w:tc>
          <w:tcPr>
            <w:tcW w:w="1620" w:type="dxa"/>
            <w:tcBorders>
              <w:top w:val="nil"/>
              <w:left w:val="nil"/>
              <w:bottom w:val="nil"/>
              <w:right w:val="single" w:color="auto" w:sz="4" w:space="0"/>
            </w:tcBorders>
            <w:tcMar/>
          </w:tcPr>
          <w:p w:rsidR="00EC0A2E" w:rsidP="00EC0A2E" w:rsidRDefault="00EC0A2E" w14:paraId="41FC6DB3" w14:textId="6661BB79">
            <w:pPr>
              <w:jc w:val="right"/>
              <w:rPr>
                <w:b/>
                <w:bCs/>
                <w:color w:val="0000FF"/>
                <w:sz w:val="24"/>
                <w:szCs w:val="24"/>
                <w:lang w:val="fr-CA"/>
              </w:rPr>
            </w:pPr>
            <w:r w:rsidRPr="7213E53D">
              <w:rPr>
                <w:b/>
                <w:bCs/>
                <w:color w:val="0000FF"/>
                <w:sz w:val="24"/>
                <w:szCs w:val="24"/>
                <w:lang w:val="fr-CA"/>
              </w:rPr>
              <w:t>Rangée 3</w:t>
            </w:r>
          </w:p>
        </w:tc>
        <w:tc>
          <w:tcPr>
            <w:tcW w:w="3510" w:type="dxa"/>
            <w:tcBorders>
              <w:left w:val="single" w:color="auto" w:sz="4" w:space="0"/>
            </w:tcBorders>
            <w:tcMar/>
            <w:vAlign w:val="center"/>
          </w:tcPr>
          <w:p w:rsidRPr="0071014D" w:rsidR="00EC0A2E" w:rsidP="00EC0A2E" w:rsidRDefault="00EC0A2E" w14:paraId="6EE23B4E" w14:textId="488FB547">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3</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4</w:t>
            </w:r>
          </w:p>
        </w:tc>
        <w:tc>
          <w:tcPr>
            <w:tcW w:w="3117" w:type="dxa"/>
            <w:tcMar/>
          </w:tcPr>
          <w:p w:rsidRPr="0071014D" w:rsidR="00EC0A2E" w:rsidP="00EC0A2E" w:rsidRDefault="00EC0A2E" w14:paraId="780A07DC" w14:textId="5777CF2D">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7ACFC506" w14:textId="77777777">
        <w:tc>
          <w:tcPr>
            <w:tcW w:w="1620" w:type="dxa"/>
            <w:tcBorders>
              <w:top w:val="nil"/>
              <w:left w:val="nil"/>
              <w:bottom w:val="nil"/>
              <w:right w:val="single" w:color="auto" w:sz="4" w:space="0"/>
            </w:tcBorders>
            <w:tcMar/>
          </w:tcPr>
          <w:p w:rsidR="00EC0A2E" w:rsidP="00EC0A2E" w:rsidRDefault="00EC0A2E" w14:paraId="6B9B87B3" w14:textId="1FACCC70">
            <w:pPr>
              <w:jc w:val="right"/>
              <w:rPr>
                <w:b/>
                <w:bCs/>
                <w:color w:val="0000FF"/>
                <w:sz w:val="24"/>
                <w:szCs w:val="24"/>
                <w:lang w:val="fr-CA"/>
              </w:rPr>
            </w:pPr>
            <w:r w:rsidRPr="7213E53D">
              <w:rPr>
                <w:b/>
                <w:bCs/>
                <w:color w:val="0000FF"/>
                <w:sz w:val="24"/>
                <w:szCs w:val="24"/>
                <w:lang w:val="fr-CA"/>
              </w:rPr>
              <w:t>Rangée 4</w:t>
            </w:r>
          </w:p>
        </w:tc>
        <w:tc>
          <w:tcPr>
            <w:tcW w:w="3510" w:type="dxa"/>
            <w:tcBorders>
              <w:left w:val="single" w:color="auto" w:sz="4" w:space="0"/>
            </w:tcBorders>
            <w:tcMar/>
            <w:vAlign w:val="center"/>
          </w:tcPr>
          <w:p w:rsidRPr="0071014D" w:rsidR="00EC0A2E" w:rsidP="59442249" w:rsidRDefault="00EC0A2E" w14:paraId="103F06DA" w14:textId="30A3CA5F">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2</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3</w:t>
            </w:r>
          </w:p>
        </w:tc>
        <w:tc>
          <w:tcPr>
            <w:tcW w:w="3117" w:type="dxa"/>
            <w:tcMar/>
          </w:tcPr>
          <w:p w:rsidRPr="0071014D" w:rsidR="00EC0A2E" w:rsidP="00EC0A2E" w:rsidRDefault="00EC0A2E" w14:paraId="5CF69570"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391BE813" w14:textId="77777777">
        <w:tc>
          <w:tcPr>
            <w:tcW w:w="1620" w:type="dxa"/>
            <w:tcBorders>
              <w:top w:val="nil"/>
              <w:left w:val="nil"/>
              <w:bottom w:val="nil"/>
              <w:right w:val="single" w:color="auto" w:sz="4" w:space="0"/>
            </w:tcBorders>
            <w:tcMar/>
          </w:tcPr>
          <w:p w:rsidR="00EC0A2E" w:rsidP="00EC0A2E" w:rsidRDefault="00EC0A2E" w14:paraId="51C975B6" w14:textId="7A179953">
            <w:pPr>
              <w:jc w:val="right"/>
              <w:rPr>
                <w:b/>
                <w:bCs/>
                <w:color w:val="0000FF"/>
                <w:sz w:val="24"/>
                <w:szCs w:val="24"/>
                <w:lang w:val="fr-CA"/>
              </w:rPr>
            </w:pPr>
            <w:r w:rsidRPr="7213E53D">
              <w:rPr>
                <w:b/>
                <w:bCs/>
                <w:color w:val="0000FF"/>
                <w:sz w:val="24"/>
                <w:szCs w:val="24"/>
                <w:lang w:val="fr-CA"/>
              </w:rPr>
              <w:t>Rangée 5</w:t>
            </w:r>
          </w:p>
        </w:tc>
        <w:tc>
          <w:tcPr>
            <w:tcW w:w="3510" w:type="dxa"/>
            <w:tcBorders>
              <w:left w:val="single" w:color="auto" w:sz="4" w:space="0"/>
            </w:tcBorders>
            <w:tcMar/>
            <w:vAlign w:val="center"/>
          </w:tcPr>
          <w:p w:rsidRPr="0071014D" w:rsidR="00EC0A2E" w:rsidP="59442249" w:rsidRDefault="00EC0A2E" w14:paraId="488902D5" w14:textId="33798914">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1</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2</w:t>
            </w:r>
          </w:p>
        </w:tc>
        <w:tc>
          <w:tcPr>
            <w:tcW w:w="3117" w:type="dxa"/>
            <w:tcMar/>
          </w:tcPr>
          <w:p w:rsidRPr="0071014D" w:rsidR="00EC0A2E" w:rsidP="00EC0A2E" w:rsidRDefault="00EC0A2E" w14:paraId="4B3E8908"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280BF877" w14:textId="77777777">
        <w:tc>
          <w:tcPr>
            <w:tcW w:w="1620" w:type="dxa"/>
            <w:tcBorders>
              <w:top w:val="nil"/>
              <w:left w:val="nil"/>
              <w:bottom w:val="nil"/>
              <w:right w:val="single" w:color="auto" w:sz="4" w:space="0"/>
            </w:tcBorders>
            <w:tcMar/>
          </w:tcPr>
          <w:p w:rsidR="00EC0A2E" w:rsidP="00EC0A2E" w:rsidRDefault="00EC0A2E" w14:paraId="10FAD387" w14:textId="27635D9A">
            <w:pPr>
              <w:jc w:val="right"/>
              <w:rPr>
                <w:b/>
                <w:bCs/>
                <w:color w:val="0000FF"/>
                <w:sz w:val="24"/>
                <w:szCs w:val="24"/>
                <w:lang w:val="fr-CA"/>
              </w:rPr>
            </w:pPr>
            <w:r w:rsidRPr="7213E53D">
              <w:rPr>
                <w:b/>
                <w:bCs/>
                <w:color w:val="0000FF"/>
                <w:sz w:val="24"/>
                <w:szCs w:val="24"/>
                <w:lang w:val="fr-CA"/>
              </w:rPr>
              <w:t>Rangée 6</w:t>
            </w:r>
          </w:p>
        </w:tc>
        <w:tc>
          <w:tcPr>
            <w:tcW w:w="3510" w:type="dxa"/>
            <w:tcBorders>
              <w:left w:val="single" w:color="auto" w:sz="4" w:space="0"/>
            </w:tcBorders>
            <w:tcMar/>
            <w:vAlign w:val="center"/>
          </w:tcPr>
          <w:p w:rsidRPr="0071014D" w:rsidR="00EC0A2E" w:rsidP="59442249" w:rsidRDefault="00EC0A2E" w14:paraId="4CFE8241" w14:textId="2709659F">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w:t>
            </w:r>
            <w:r w:rsidRPr="59442249" w:rsidR="7D98C8C2">
              <w:rPr>
                <w:rFonts w:eastAsia="Times New Roman"/>
                <w:b w:val="1"/>
                <w:bCs w:val="1"/>
                <w:sz w:val="24"/>
                <w:szCs w:val="24"/>
                <w:lang w:val="fr-CA" w:eastAsia="en-CA"/>
              </w:rPr>
              <w:t>20</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1</w:t>
            </w:r>
          </w:p>
        </w:tc>
        <w:tc>
          <w:tcPr>
            <w:tcW w:w="3117" w:type="dxa"/>
            <w:tcMar/>
          </w:tcPr>
          <w:p w:rsidRPr="0071014D" w:rsidR="00EC0A2E" w:rsidP="00EC0A2E" w:rsidRDefault="00EC0A2E" w14:paraId="5AD7E8D4"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02739835" w14:textId="77777777">
        <w:tc>
          <w:tcPr>
            <w:tcW w:w="1620" w:type="dxa"/>
            <w:tcBorders>
              <w:top w:val="nil"/>
              <w:left w:val="nil"/>
              <w:bottom w:val="nil"/>
              <w:right w:val="single" w:color="auto" w:sz="4" w:space="0"/>
            </w:tcBorders>
            <w:tcMar/>
          </w:tcPr>
          <w:p w:rsidR="00EC0A2E" w:rsidP="00EC0A2E" w:rsidRDefault="00EC0A2E" w14:paraId="4266F5EB" w14:textId="77B712D4">
            <w:pPr>
              <w:jc w:val="right"/>
              <w:rPr>
                <w:b/>
                <w:bCs/>
                <w:color w:val="0000FF"/>
                <w:sz w:val="24"/>
                <w:szCs w:val="24"/>
                <w:lang w:val="fr-CA"/>
              </w:rPr>
            </w:pPr>
            <w:r w:rsidRPr="7213E53D">
              <w:rPr>
                <w:b/>
                <w:bCs/>
                <w:color w:val="0000FF"/>
                <w:sz w:val="24"/>
                <w:szCs w:val="24"/>
                <w:lang w:val="fr-CA"/>
              </w:rPr>
              <w:t>Rangée 7</w:t>
            </w:r>
          </w:p>
        </w:tc>
        <w:tc>
          <w:tcPr>
            <w:tcW w:w="3510" w:type="dxa"/>
            <w:tcBorders>
              <w:left w:val="single" w:color="auto" w:sz="4" w:space="0"/>
            </w:tcBorders>
            <w:tcMar/>
            <w:vAlign w:val="center"/>
          </w:tcPr>
          <w:p w:rsidRPr="0071014D" w:rsidR="00EC0A2E" w:rsidP="59442249" w:rsidRDefault="00EC0A2E" w14:paraId="4FA4B221" w14:textId="0578BBC3">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9</w:t>
            </w:r>
            <w:r w:rsidRPr="59442249" w:rsidR="7D98C8C2">
              <w:rPr>
                <w:rFonts w:eastAsia="Times New Roman"/>
                <w:b w:val="1"/>
                <w:bCs w:val="1"/>
                <w:sz w:val="24"/>
                <w:szCs w:val="24"/>
                <w:lang w:val="fr-CA" w:eastAsia="en-CA"/>
              </w:rPr>
              <w:t>-20</w:t>
            </w:r>
            <w:r w:rsidRPr="59442249" w:rsidR="7D98C8C2">
              <w:rPr>
                <w:rFonts w:eastAsia="Times New Roman"/>
                <w:b w:val="1"/>
                <w:bCs w:val="1"/>
                <w:sz w:val="24"/>
                <w:szCs w:val="24"/>
                <w:lang w:val="fr-CA" w:eastAsia="en-CA"/>
              </w:rPr>
              <w:t>20</w:t>
            </w:r>
          </w:p>
        </w:tc>
        <w:tc>
          <w:tcPr>
            <w:tcW w:w="3117" w:type="dxa"/>
            <w:tcMar/>
          </w:tcPr>
          <w:p w:rsidRPr="0071014D" w:rsidR="00EC0A2E" w:rsidP="00EC0A2E" w:rsidRDefault="00EC0A2E" w14:paraId="7C527586"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56C4C759" w14:textId="77777777">
        <w:tc>
          <w:tcPr>
            <w:tcW w:w="1620" w:type="dxa"/>
            <w:tcBorders>
              <w:top w:val="nil"/>
              <w:left w:val="nil"/>
              <w:bottom w:val="nil"/>
              <w:right w:val="single" w:color="auto" w:sz="4" w:space="0"/>
            </w:tcBorders>
            <w:tcMar/>
          </w:tcPr>
          <w:p w:rsidR="00EC0A2E" w:rsidP="00EC0A2E" w:rsidRDefault="00EC0A2E" w14:paraId="1B6D495D" w14:textId="3150CF1D">
            <w:pPr>
              <w:jc w:val="right"/>
              <w:rPr>
                <w:b/>
                <w:bCs/>
                <w:color w:val="0000FF"/>
                <w:sz w:val="24"/>
                <w:szCs w:val="24"/>
                <w:lang w:val="fr-CA"/>
              </w:rPr>
            </w:pPr>
            <w:r w:rsidRPr="7213E53D">
              <w:rPr>
                <w:b/>
                <w:bCs/>
                <w:color w:val="0000FF"/>
                <w:sz w:val="24"/>
                <w:szCs w:val="24"/>
                <w:lang w:val="fr-CA"/>
              </w:rPr>
              <w:t>Rangée 8</w:t>
            </w:r>
          </w:p>
        </w:tc>
        <w:tc>
          <w:tcPr>
            <w:tcW w:w="3510" w:type="dxa"/>
            <w:tcBorders>
              <w:left w:val="single" w:color="auto" w:sz="4" w:space="0"/>
            </w:tcBorders>
            <w:tcMar/>
            <w:vAlign w:val="center"/>
          </w:tcPr>
          <w:p w:rsidRPr="0071014D" w:rsidR="00EC0A2E" w:rsidP="00EC0A2E" w:rsidRDefault="00EC0A2E" w14:paraId="3067A7AD" w14:textId="3DD298DD">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8</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9</w:t>
            </w:r>
          </w:p>
        </w:tc>
        <w:tc>
          <w:tcPr>
            <w:tcW w:w="3117" w:type="dxa"/>
            <w:tcMar/>
          </w:tcPr>
          <w:p w:rsidRPr="0071014D" w:rsidR="00EC0A2E" w:rsidP="00EC0A2E" w:rsidRDefault="00EC0A2E" w14:paraId="13985A16"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54C6216A" w14:textId="77777777">
        <w:tc>
          <w:tcPr>
            <w:tcW w:w="1620" w:type="dxa"/>
            <w:tcBorders>
              <w:top w:val="nil"/>
              <w:left w:val="nil"/>
              <w:bottom w:val="nil"/>
              <w:right w:val="single" w:color="auto" w:sz="4" w:space="0"/>
            </w:tcBorders>
            <w:tcMar/>
          </w:tcPr>
          <w:p w:rsidR="00EC0A2E" w:rsidP="00EC0A2E" w:rsidRDefault="00EC0A2E" w14:paraId="545536E6" w14:textId="0219806F">
            <w:pPr>
              <w:jc w:val="right"/>
              <w:rPr>
                <w:b/>
                <w:bCs/>
                <w:color w:val="0000FF"/>
                <w:sz w:val="24"/>
                <w:szCs w:val="24"/>
                <w:lang w:val="fr-CA"/>
              </w:rPr>
            </w:pPr>
            <w:r w:rsidRPr="7213E53D">
              <w:rPr>
                <w:b/>
                <w:bCs/>
                <w:color w:val="0000FF"/>
                <w:sz w:val="24"/>
                <w:szCs w:val="24"/>
                <w:lang w:val="fr-CA"/>
              </w:rPr>
              <w:t>Rangée 9</w:t>
            </w:r>
          </w:p>
        </w:tc>
        <w:tc>
          <w:tcPr>
            <w:tcW w:w="3510" w:type="dxa"/>
            <w:tcBorders>
              <w:left w:val="single" w:color="auto" w:sz="4" w:space="0"/>
            </w:tcBorders>
            <w:tcMar/>
            <w:vAlign w:val="center"/>
          </w:tcPr>
          <w:p w:rsidRPr="0071014D" w:rsidR="00EC0A2E" w:rsidP="00EC0A2E" w:rsidRDefault="00EC0A2E" w14:paraId="3622442B" w14:textId="3BF9D49A">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7</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8</w:t>
            </w:r>
          </w:p>
        </w:tc>
        <w:tc>
          <w:tcPr>
            <w:tcW w:w="3117" w:type="dxa"/>
            <w:tcMar/>
          </w:tcPr>
          <w:p w:rsidRPr="0071014D" w:rsidR="00EC0A2E" w:rsidP="00EC0A2E" w:rsidRDefault="00EC0A2E" w14:paraId="5B9DEE26"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EC0A2E" w:rsidTr="59442249" w14:paraId="4F51CB48" w14:textId="77777777">
        <w:tc>
          <w:tcPr>
            <w:tcW w:w="1620" w:type="dxa"/>
            <w:tcBorders>
              <w:top w:val="nil"/>
              <w:left w:val="nil"/>
              <w:bottom w:val="nil"/>
              <w:right w:val="single" w:color="auto" w:sz="4" w:space="0"/>
            </w:tcBorders>
            <w:tcMar/>
          </w:tcPr>
          <w:p w:rsidR="00EC0A2E" w:rsidP="00EC0A2E" w:rsidRDefault="00EC0A2E" w14:paraId="4995AF2D" w14:textId="1FB6A074">
            <w:pPr>
              <w:jc w:val="right"/>
              <w:rPr>
                <w:b/>
                <w:bCs/>
                <w:color w:val="0000FF"/>
                <w:sz w:val="24"/>
                <w:szCs w:val="24"/>
                <w:lang w:val="fr-CA"/>
              </w:rPr>
            </w:pPr>
            <w:r w:rsidRPr="7213E53D">
              <w:rPr>
                <w:b/>
                <w:bCs/>
                <w:color w:val="0000FF"/>
                <w:sz w:val="24"/>
                <w:szCs w:val="24"/>
                <w:lang w:val="fr-CA"/>
              </w:rPr>
              <w:t>Rangée 10</w:t>
            </w:r>
          </w:p>
        </w:tc>
        <w:tc>
          <w:tcPr>
            <w:tcW w:w="3510" w:type="dxa"/>
            <w:tcBorders>
              <w:left w:val="single" w:color="auto" w:sz="4" w:space="0"/>
            </w:tcBorders>
            <w:tcMar/>
            <w:vAlign w:val="center"/>
          </w:tcPr>
          <w:p w:rsidRPr="0071014D" w:rsidR="00EC0A2E" w:rsidP="00EC0A2E" w:rsidRDefault="00EC0A2E" w14:paraId="5A74A7BC" w14:textId="082AFF86">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6</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7</w:t>
            </w:r>
            <w:r w:rsidRPr="59442249" w:rsidR="7D98C8C2">
              <w:rPr>
                <w:rFonts w:eastAsia="Times New Roman"/>
                <w:b w:val="1"/>
                <w:bCs w:val="1"/>
                <w:sz w:val="24"/>
                <w:szCs w:val="24"/>
                <w:lang w:val="fr-CA" w:eastAsia="en-CA"/>
              </w:rPr>
              <w:t xml:space="preserve"> ou avant</w:t>
            </w:r>
          </w:p>
        </w:tc>
        <w:tc>
          <w:tcPr>
            <w:tcW w:w="3117" w:type="dxa"/>
            <w:tcMar/>
          </w:tcPr>
          <w:p w:rsidRPr="0071014D" w:rsidR="00EC0A2E" w:rsidP="00EC0A2E" w:rsidRDefault="00EC0A2E" w14:paraId="4853BBA0" w14:textId="226BA65F">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0B7DCD" w:rsidTr="59442249" w14:paraId="7A29BDDB" w14:textId="77777777">
        <w:tc>
          <w:tcPr>
            <w:tcW w:w="1620" w:type="dxa"/>
            <w:tcBorders>
              <w:top w:val="nil"/>
              <w:left w:val="nil"/>
              <w:bottom w:val="nil"/>
              <w:right w:val="single" w:color="auto" w:sz="4" w:space="0"/>
            </w:tcBorders>
            <w:tcMar/>
          </w:tcPr>
          <w:p w:rsidRPr="0071014D" w:rsidR="000B7DCD" w:rsidP="000B7DCD" w:rsidRDefault="000B7DCD" w14:paraId="4FFCB1C7" w14:textId="294A4E1D">
            <w:pPr>
              <w:jc w:val="right"/>
              <w:rPr>
                <w:rFonts w:cstheme="minorHAnsi"/>
                <w:b/>
                <w:bCs/>
                <w:color w:val="0000FF"/>
                <w:sz w:val="24"/>
                <w:szCs w:val="24"/>
                <w:shd w:val="clear" w:color="auto" w:fill="FFFFFF"/>
                <w:lang w:val="fr-CA"/>
              </w:rPr>
            </w:pPr>
            <w:r w:rsidRPr="0071014D">
              <w:rPr>
                <w:rFonts w:cstheme="minorHAnsi"/>
                <w:b/>
                <w:bCs/>
                <w:color w:val="0000FF"/>
                <w:sz w:val="24"/>
                <w:szCs w:val="24"/>
                <w:shd w:val="clear" w:color="auto" w:fill="FFFFFF"/>
                <w:lang w:val="fr-CA"/>
              </w:rPr>
              <w:t xml:space="preserve">Rangée </w:t>
            </w:r>
            <w:r w:rsidRPr="0071014D" w:rsidR="00E44EB4">
              <w:rPr>
                <w:rFonts w:cstheme="minorHAnsi"/>
                <w:b/>
                <w:bCs/>
                <w:color w:val="0000FF"/>
                <w:sz w:val="24"/>
                <w:szCs w:val="24"/>
                <w:shd w:val="clear" w:color="auto" w:fill="FFFFFF"/>
                <w:lang w:val="fr-CA"/>
              </w:rPr>
              <w:t>11</w:t>
            </w:r>
          </w:p>
        </w:tc>
        <w:tc>
          <w:tcPr>
            <w:tcW w:w="3510" w:type="dxa"/>
            <w:tcBorders>
              <w:left w:val="single" w:color="auto" w:sz="4" w:space="0"/>
            </w:tcBorders>
            <w:tcMar/>
            <w:vAlign w:val="center"/>
          </w:tcPr>
          <w:p w:rsidRPr="0071014D" w:rsidR="000B7DCD" w:rsidP="000B7DCD" w:rsidRDefault="000B7DCD" w14:paraId="2C3D0A11" w14:textId="77777777">
            <w:pPr>
              <w:rPr>
                <w:rFonts w:eastAsia="Times New Roman" w:cstheme="minorHAnsi"/>
                <w:b/>
                <w:bCs/>
                <w:sz w:val="24"/>
                <w:szCs w:val="24"/>
                <w:lang w:val="fr-CA" w:eastAsia="en-CA"/>
              </w:rPr>
            </w:pPr>
            <w:r w:rsidRPr="0071014D">
              <w:rPr>
                <w:rFonts w:eastAsia="Times New Roman" w:cstheme="minorHAnsi"/>
                <w:b/>
                <w:bCs/>
                <w:sz w:val="24"/>
                <w:szCs w:val="24"/>
                <w:lang w:val="fr-CA" w:eastAsia="en-CA"/>
              </w:rPr>
              <w:t>Total</w:t>
            </w:r>
          </w:p>
        </w:tc>
        <w:tc>
          <w:tcPr>
            <w:tcW w:w="3117" w:type="dxa"/>
            <w:tcMar/>
          </w:tcPr>
          <w:p w:rsidRPr="0071014D" w:rsidR="000B7DCD" w:rsidP="000B7DCD" w:rsidRDefault="000B7DCD" w14:paraId="3CB801CC"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bl>
    <w:p w:rsidRPr="0071014D" w:rsidR="00F74EE3" w:rsidP="00F74EE3" w:rsidRDefault="00F74EE3" w14:paraId="2E657717" w14:textId="77777777">
      <w:pPr>
        <w:spacing w:after="0"/>
        <w:rPr>
          <w:rFonts w:cstheme="minorHAnsi"/>
          <w:color w:val="444444"/>
          <w:sz w:val="24"/>
          <w:szCs w:val="24"/>
          <w:highlight w:val="yellow"/>
          <w:shd w:val="clear" w:color="auto" w:fill="FFFFFF"/>
          <w:lang w:val="fr-CA"/>
        </w:rPr>
      </w:pPr>
    </w:p>
    <w:p w:rsidRPr="009612B9" w:rsidR="00F74EE3" w:rsidP="00F74EE3" w:rsidRDefault="00C41E5D" w14:paraId="7A2C6213" w14:textId="1748B9FA">
      <w:pPr>
        <w:spacing w:after="0"/>
        <w:rPr>
          <w:rFonts w:cstheme="minorHAnsi"/>
          <w:b/>
          <w:sz w:val="24"/>
          <w:szCs w:val="24"/>
          <w:highlight w:val="yellow"/>
          <w:lang w:val="fr-CA"/>
        </w:rPr>
      </w:pPr>
      <w:r w:rsidRPr="009612B9">
        <w:rPr>
          <w:rFonts w:cstheme="minorHAnsi"/>
          <w:sz w:val="24"/>
          <w:szCs w:val="24"/>
          <w:shd w:val="clear" w:color="auto" w:fill="FFFFFF"/>
          <w:lang w:val="fr-CA"/>
        </w:rPr>
        <w:t xml:space="preserve">La Rangée </w:t>
      </w:r>
      <w:r w:rsidRPr="009612B9" w:rsidR="00E44EB4">
        <w:rPr>
          <w:rFonts w:cstheme="minorHAnsi"/>
          <w:sz w:val="24"/>
          <w:szCs w:val="24"/>
          <w:shd w:val="clear" w:color="auto" w:fill="FFFFFF"/>
          <w:lang w:val="fr-CA"/>
        </w:rPr>
        <w:t>11</w:t>
      </w:r>
      <w:r w:rsidRPr="009612B9">
        <w:rPr>
          <w:rFonts w:cstheme="minorHAnsi"/>
          <w:sz w:val="24"/>
          <w:szCs w:val="24"/>
          <w:shd w:val="clear" w:color="auto" w:fill="FFFFFF"/>
          <w:lang w:val="fr-CA"/>
        </w:rPr>
        <w:t>, Colonne 1 doit être égale à la somme de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Rangée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1 à </w:t>
      </w:r>
      <w:r w:rsidRPr="009612B9" w:rsidR="00E44EB4">
        <w:rPr>
          <w:rFonts w:cstheme="minorHAnsi"/>
          <w:sz w:val="24"/>
          <w:szCs w:val="24"/>
          <w:shd w:val="clear" w:color="auto" w:fill="FFFFFF"/>
          <w:lang w:val="fr-CA"/>
        </w:rPr>
        <w:t>10</w:t>
      </w:r>
      <w:r w:rsidRPr="009612B9">
        <w:rPr>
          <w:rFonts w:cstheme="minorHAnsi"/>
          <w:sz w:val="24"/>
          <w:szCs w:val="24"/>
          <w:shd w:val="clear" w:color="auto" w:fill="FFFFFF"/>
          <w:lang w:val="fr-CA"/>
        </w:rPr>
        <w:t xml:space="preserve"> de la Colonne correspondante.</w:t>
      </w:r>
    </w:p>
    <w:p w:rsidRPr="009612B9" w:rsidR="00F74EE3" w:rsidP="00F74EE3" w:rsidRDefault="00F74EE3" w14:paraId="13BB7342" w14:textId="77777777">
      <w:pPr>
        <w:rPr>
          <w:highlight w:val="yellow"/>
          <w:lang w:val="fr-CA"/>
        </w:rPr>
      </w:pPr>
      <w:r w:rsidRPr="009612B9">
        <w:rPr>
          <w:highlight w:val="yellow"/>
          <w:lang w:val="fr-CA"/>
        </w:rPr>
        <w:br w:type="page"/>
      </w:r>
    </w:p>
    <w:p w:rsidR="00F74EE3" w:rsidP="59442249" w:rsidRDefault="00707213" w14:paraId="42E39D6D" w14:textId="409D0F3B">
      <w:pPr>
        <w:pStyle w:val="Heading1"/>
        <w:rPr>
          <w:i w:val="1"/>
          <w:iCs w:val="1"/>
        </w:rPr>
      </w:pPr>
      <w:r w:rsidRPr="59442249" w:rsidR="00707213">
        <w:rPr>
          <w:highlight w:val="lightGray"/>
        </w:rPr>
        <w:t xml:space="preserve">Section 2 : Demandes reportées et plaintes actives en vertu de la </w:t>
      </w:r>
      <w:r w:rsidRPr="59442249" w:rsidR="00707213">
        <w:rPr>
          <w:i w:val="1"/>
          <w:iCs w:val="1"/>
          <w:highlight w:val="lightGray"/>
        </w:rPr>
        <w:t>Loi sur la protection des renseignements personnels</w:t>
      </w:r>
    </w:p>
    <w:p w:rsidRPr="002C38CC" w:rsidR="002C38CC" w:rsidP="59442249" w:rsidRDefault="002C38CC" w14:paraId="361F441A" w14:textId="77777777">
      <w:pPr>
        <w:spacing w:after="0"/>
        <w:rPr>
          <w:highlight w:val="yellow"/>
          <w:lang w:val="fr-CA"/>
        </w:rPr>
      </w:pPr>
    </w:p>
    <w:p w:rsidRPr="009612B9" w:rsidR="00F74EE3" w:rsidP="59442249" w:rsidRDefault="00945418" w14:paraId="311B23C2" w14:textId="1C250B34">
      <w:pPr>
        <w:pStyle w:val="Heading2"/>
        <w:rPr>
          <w:rFonts w:cs="Calibri" w:cstheme="minorAscii"/>
          <w:shd w:val="clear" w:color="auto" w:fill="FFFFFF"/>
        </w:rPr>
      </w:pPr>
      <w:bookmarkStart w:name="Part4_1" w:id="223"/>
      <w:bookmarkStart w:name="_Toc132710756" w:id="224"/>
      <w:bookmarkStart w:name="_Toc168396319" w:id="225"/>
      <w:r w:rsidRPr="59442249" w:rsidR="00945418">
        <w:rPr>
          <w:rFonts w:cs="Calibri" w:cstheme="minorAscii"/>
          <w:shd w:val="clear" w:color="auto" w:fill="FFFFFF"/>
        </w:rPr>
        <w:t>2</w:t>
      </w:r>
      <w:r w:rsidRPr="59442249" w:rsidR="00F74EE3">
        <w:rPr>
          <w:rFonts w:cs="Calibri" w:cstheme="minorAscii"/>
          <w:shd w:val="clear" w:color="auto" w:fill="FFFFFF"/>
        </w:rPr>
        <w:t xml:space="preserve">.1 </w:t>
      </w:r>
      <w:del w:author="Demers, Marie-Michèle (she/her, elle)" w:date="2024-09-27T13:47:00Z" w16du:dateUtc="2024-09-27T17:47:00Z" w:id="226">
        <w:bookmarkEnd w:id="223"/>
      </w:del>
      <w:bookmarkEnd w:id="224"/>
      <w:bookmarkEnd w:id="225"/>
      <w:r w:rsidR="00ED33C8">
        <w:rPr/>
        <w:t>Demandes reportées à la prochaine période d’</w:t>
      </w:r>
      <w:r w:rsidR="00ED33C8">
        <w:rPr/>
        <w:t>établissement de rapports, ventilées par période d’établissement de rapports reçue</w:t>
      </w:r>
    </w:p>
    <w:p w:rsidRPr="009612B9" w:rsidR="00F74EE3" w:rsidP="00F74EE3" w:rsidRDefault="00F74EE3" w14:paraId="7937960D" w14:textId="77777777">
      <w:pPr>
        <w:spacing w:after="0" w:line="240" w:lineRule="auto"/>
        <w:rPr>
          <w:rFonts w:cstheme="minorHAnsi"/>
          <w:b/>
          <w:bCs/>
          <w:sz w:val="24"/>
          <w:szCs w:val="24"/>
          <w:highlight w:val="yellow"/>
          <w:shd w:val="clear" w:color="auto" w:fill="FFFFFF"/>
          <w:lang w:val="fr-CA"/>
        </w:rPr>
      </w:pPr>
    </w:p>
    <w:p w:rsidRPr="009612B9" w:rsidR="00F74EE3" w:rsidP="3F9AD875" w:rsidRDefault="00C41E5D" w14:paraId="45D65DE6" w14:textId="530743AC">
      <w:pPr>
        <w:spacing w:after="0" w:line="240" w:lineRule="auto"/>
        <w:rPr>
          <w:sz w:val="24"/>
          <w:szCs w:val="24"/>
          <w:shd w:val="clear" w:color="auto" w:fill="FFFFFF"/>
          <w:lang w:val="fr-CA"/>
        </w:rPr>
      </w:pPr>
      <w:r w:rsidRPr="3F9AD875" w:rsidR="00C41E5D">
        <w:rPr>
          <w:sz w:val="24"/>
          <w:szCs w:val="24"/>
          <w:shd w:val="clear" w:color="auto" w:fill="FFFFFF"/>
          <w:lang w:val="fr-CA"/>
        </w:rPr>
        <w:t>Le tableau suivant indique le nombre de demandes de renseignements personnels qui s</w:t>
      </w:r>
      <w:r w:rsidR="00EC6408">
        <w:rPr>
          <w:sz w:val="24"/>
          <w:szCs w:val="24"/>
          <w:shd w:val="clear" w:color="auto" w:fill="FFFFFF"/>
          <w:lang w:val="fr-CA"/>
        </w:rPr>
        <w:t>er</w:t>
      </w:r>
      <w:r w:rsidRPr="3F9AD875" w:rsidR="00C41E5D">
        <w:rPr>
          <w:sz w:val="24"/>
          <w:szCs w:val="24"/>
          <w:shd w:val="clear" w:color="auto" w:fill="FFFFFF"/>
          <w:lang w:val="fr-CA"/>
        </w:rPr>
        <w:t xml:space="preserve">ont </w:t>
      </w:r>
      <w:r w:rsidR="00EC6408">
        <w:rPr>
          <w:sz w:val="24"/>
          <w:szCs w:val="24"/>
          <w:shd w:val="clear" w:color="auto" w:fill="FFFFFF"/>
          <w:lang w:val="fr-CA"/>
        </w:rPr>
        <w:t>reportées à la prochaine</w:t>
      </w:r>
      <w:r w:rsidRPr="3F9AD875" w:rsidR="00C41E5D">
        <w:rPr>
          <w:sz w:val="24"/>
          <w:szCs w:val="24"/>
          <w:shd w:val="clear" w:color="auto" w:fill="FFFFFF"/>
          <w:lang w:val="fr-CA"/>
        </w:rPr>
        <w:t xml:space="preserve"> période</w:t>
      </w:r>
      <w:r w:rsidRPr="3F9AD875" w:rsidR="00C41E5D">
        <w:rPr>
          <w:sz w:val="24"/>
          <w:szCs w:val="24"/>
          <w:shd w:val="clear" w:color="auto" w:fill="FFFFFF"/>
          <w:lang w:val="fr-CA"/>
        </w:rPr>
        <w:t xml:space="preserve"> d’établissement de rapport</w:t>
      </w:r>
      <w:r w:rsidRPr="3F9AD875" w:rsidR="004F05F4">
        <w:rPr>
          <w:sz w:val="24"/>
          <w:szCs w:val="24"/>
          <w:shd w:val="clear" w:color="auto" w:fill="FFFFFF"/>
          <w:lang w:val="fr-CA"/>
        </w:rPr>
        <w:t>s</w:t>
      </w:r>
      <w:r w:rsidRPr="3F9AD875" w:rsidR="00C41E5D">
        <w:rPr>
          <w:sz w:val="24"/>
          <w:szCs w:val="24"/>
          <w:shd w:val="clear" w:color="auto" w:fill="FFFFFF"/>
          <w:lang w:val="fr-CA"/>
        </w:rPr>
        <w:t>, ventilées selon l</w:t>
      </w:r>
      <w:r w:rsidRPr="3F9AD875" w:rsidR="00384717">
        <w:rPr>
          <w:sz w:val="24"/>
          <w:szCs w:val="24"/>
          <w:shd w:val="clear" w:color="auto" w:fill="FFFFFF"/>
          <w:lang w:val="fr-CA"/>
        </w:rPr>
        <w:t xml:space="preserve">a </w:t>
      </w:r>
      <w:r w:rsidRPr="3F9AD875" w:rsidR="000B7DCD">
        <w:rPr>
          <w:sz w:val="24"/>
          <w:szCs w:val="24"/>
          <w:lang w:val="fr-CA"/>
        </w:rPr>
        <w:t xml:space="preserve">période d’établissement de rapports </w:t>
      </w:r>
      <w:r w:rsidRPr="3F9AD875" w:rsidR="00C41E5D">
        <w:rPr>
          <w:sz w:val="24"/>
          <w:szCs w:val="24"/>
          <w:shd w:val="clear" w:color="auto" w:fill="FFFFFF"/>
          <w:lang w:val="fr-CA"/>
        </w:rPr>
        <w:t xml:space="preserve">de la réception de la demande et selon que la demande soit </w:t>
      </w:r>
      <w:r w:rsidRPr="3F9AD875" w:rsidR="00C41E5D">
        <w:rPr>
          <w:b w:val="1"/>
          <w:bCs w:val="1"/>
          <w:sz w:val="24"/>
          <w:szCs w:val="24"/>
          <w:shd w:val="clear" w:color="auto" w:fill="FFFFFF"/>
          <w:lang w:val="fr-CA"/>
        </w:rPr>
        <w:t>dans</w:t>
      </w:r>
      <w:r w:rsidRPr="3F9AD875" w:rsidR="00C41E5D">
        <w:rPr>
          <w:sz w:val="24"/>
          <w:szCs w:val="24"/>
          <w:shd w:val="clear" w:color="auto" w:fill="FFFFFF"/>
          <w:lang w:val="fr-CA"/>
        </w:rPr>
        <w:t xml:space="preserve"> les délais</w:t>
      </w:r>
      <w:r w:rsidRPr="3F9AD875" w:rsidR="00C41E5D">
        <w:rPr>
          <w:sz w:val="24"/>
          <w:szCs w:val="24"/>
          <w:shd w:val="clear" w:color="auto" w:fill="FFFFFF"/>
          <w:lang w:val="fr-CA"/>
        </w:rPr>
        <w:t>, y compris les pro</w:t>
      </w:r>
      <w:r w:rsidRPr="3F9AD875" w:rsidR="0050090F">
        <w:rPr>
          <w:sz w:val="24"/>
          <w:szCs w:val="24"/>
          <w:shd w:val="clear" w:color="auto" w:fill="FFFFFF"/>
          <w:lang w:val="fr-CA"/>
        </w:rPr>
        <w:t>ro</w:t>
      </w:r>
      <w:r w:rsidRPr="3F9AD875" w:rsidR="00C41E5D">
        <w:rPr>
          <w:sz w:val="24"/>
          <w:szCs w:val="24"/>
          <w:shd w:val="clear" w:color="auto" w:fill="FFFFFF"/>
          <w:lang w:val="fr-CA"/>
        </w:rPr>
        <w:t xml:space="preserve">gations, ou soit </w:t>
      </w:r>
      <w:r w:rsidRPr="3F9AD875" w:rsidR="00C41E5D">
        <w:rPr>
          <w:b w:val="1"/>
          <w:bCs w:val="1"/>
          <w:sz w:val="24"/>
          <w:szCs w:val="24"/>
          <w:shd w:val="clear" w:color="auto" w:fill="FFFFFF"/>
          <w:lang w:val="fr-CA"/>
        </w:rPr>
        <w:t>au-delà</w:t>
      </w:r>
      <w:r w:rsidRPr="3F9AD875" w:rsidR="00C41E5D">
        <w:rPr>
          <w:sz w:val="24"/>
          <w:szCs w:val="24"/>
          <w:shd w:val="clear" w:color="auto" w:fill="FFFFFF"/>
          <w:lang w:val="fr-CA"/>
        </w:rPr>
        <w:t xml:space="preserve"> des délais prescrits par la </w:t>
      </w:r>
      <w:r w:rsidRPr="3F9AD875" w:rsidR="004D2046">
        <w:rPr>
          <w:sz w:val="24"/>
          <w:szCs w:val="24"/>
          <w:shd w:val="clear" w:color="auto" w:fill="FFFFFF"/>
          <w:lang w:val="fr-CA"/>
        </w:rPr>
        <w:t>prescrits par la</w:t>
      </w:r>
      <w:r w:rsidR="004D2046">
        <w:rPr>
          <w:sz w:val="24"/>
          <w:szCs w:val="24"/>
          <w:shd w:val="clear" w:color="auto" w:fill="FFFFFF"/>
          <w:lang w:val="fr-CA"/>
        </w:rPr>
        <w:t xml:space="preserve"> </w:t>
      </w:r>
      <w:ins w:author="Fauvel, Francis" w:date="2025-01-28T08:48:00Z" w16du:dateUtc="2025-01-28T13:48:00Z" w:id="235">
        <w:r>
          <w:fldChar w:fldCharType="begin"/>
        </w:r>
        <w:r w:rsidRPr="59442249">
          <w:rPr>
            <w:i w:val="1"/>
            <w:iCs w:val="1"/>
            <w:sz w:val="24"/>
            <w:szCs w:val="24"/>
            <w:lang w:val="fr-CA"/>
          </w:rPr>
          <w:instrText xml:space="preserve">HYPERLINK "https://laws-lois.justice.gc.ca/fra/lois/p-21/"</w:instrText>
        </w:r>
        <w:r w:rsidRPr="00BE2AD8" w:rsidR="004D2046">
          <w:rPr>
            <w:i/>
            <w:iCs/>
            <w:sz w:val="24"/>
            <w:szCs w:val="24"/>
            <w:shd w:val="clear" w:color="auto" w:fill="FFFFFF"/>
          </w:rPr>
        </w:r>
        <w:r w:rsidRPr="59442249">
          <w:rPr>
            <w:i w:val="1"/>
            <w:iCs w:val="1"/>
            <w:sz w:val="24"/>
            <w:szCs w:val="24"/>
          </w:rPr>
          <w:fldChar w:fldCharType="separate"/>
        </w:r>
      </w:ins>
      <w:r w:rsidRPr="59442249" w:rsidR="004D2046">
        <w:rPr>
          <w:rStyle w:val="Hyperlink"/>
          <w:i w:val="1"/>
          <w:iCs w:val="1"/>
          <w:sz w:val="24"/>
          <w:szCs w:val="24"/>
          <w:shd w:val="clear" w:color="auto" w:fill="FFFFFF"/>
          <w:lang w:val="fr-CA"/>
        </w:rPr>
        <w:t>Loi sur la protection des renseignements personnels</w:t>
      </w:r>
      <w:ins w:author="Fauvel, Francis" w:date="2025-01-28T08:48:00Z" w16du:dateUtc="2025-01-28T13:48:00Z" w:id="235">
        <w:r w:rsidRPr="59442249">
          <w:rPr>
            <w:i w:val="1"/>
            <w:iCs w:val="1"/>
            <w:sz w:val="24"/>
            <w:szCs w:val="24"/>
            <w:lang w:val="fr-CA"/>
          </w:rPr>
          <w:fldChar w:fldCharType="end"/>
        </w:r>
      </w:ins>
      <w:r w:rsidRPr="3F9AD875" w:rsidR="004D2046">
        <w:rPr>
          <w:sz w:val="24"/>
          <w:szCs w:val="24"/>
          <w:shd w:val="clear" w:color="auto" w:fill="FFFFFF"/>
          <w:lang w:val="fr-CA"/>
        </w:rPr>
        <w:t xml:space="preserve"> </w:t>
      </w:r>
      <w:r w:rsidR="004D2046">
        <w:rPr>
          <w:sz w:val="24"/>
          <w:szCs w:val="24"/>
          <w:shd w:val="clear" w:color="auto" w:fill="FFFFFF"/>
          <w:lang w:val="fr-CA"/>
        </w:rPr>
        <w:t>(</w:t>
      </w:r>
      <w:r w:rsidRPr="3F9AD875" w:rsidR="004D2046">
        <w:rPr>
          <w:sz w:val="24"/>
          <w:szCs w:val="24"/>
          <w:shd w:val="clear" w:color="auto" w:fill="FFFFFF"/>
          <w:lang w:val="fr-CA"/>
        </w:rPr>
        <w:t>LPRP</w:t>
      </w:r>
      <w:r w:rsidR="004D2046">
        <w:rPr>
          <w:sz w:val="24"/>
          <w:szCs w:val="24"/>
          <w:shd w:val="clear" w:color="auto" w:fill="FFFFFF"/>
          <w:lang w:val="fr-CA"/>
        </w:rPr>
        <w:t>)</w:t>
      </w:r>
      <w:r w:rsidRPr="3F9AD875" w:rsidR="00C41E5D">
        <w:rPr>
          <w:sz w:val="24"/>
          <w:szCs w:val="24"/>
          <w:shd w:val="clear" w:color="auto" w:fill="FFFFFF"/>
          <w:lang w:val="fr-CA"/>
        </w:rPr>
        <w:t xml:space="preserve"> en date du 31 mars 20</w:t>
      </w:r>
      <w:r w:rsidRPr="3F9AD875" w:rsidR="3FEFDDE8">
        <w:rPr>
          <w:sz w:val="24"/>
          <w:szCs w:val="24"/>
          <w:shd w:val="clear" w:color="auto" w:fill="FFFFFF"/>
          <w:lang w:val="fr-CA"/>
        </w:rPr>
        <w:t>25</w:t>
      </w:r>
      <w:r w:rsidRPr="3F9AD875" w:rsidR="00C41E5D">
        <w:rPr>
          <w:sz w:val="24"/>
          <w:szCs w:val="24"/>
          <w:shd w:val="clear" w:color="auto" w:fill="FFFFFF"/>
          <w:lang w:val="fr-CA"/>
        </w:rPr>
        <w:t>.</w:t>
      </w:r>
    </w:p>
    <w:p w:rsidRPr="009612B9" w:rsidR="00C41E5D" w:rsidP="00F74EE3" w:rsidRDefault="00C41E5D" w14:paraId="360A0A47" w14:textId="77777777">
      <w:pPr>
        <w:spacing w:after="0" w:line="240" w:lineRule="auto"/>
        <w:rPr>
          <w:rFonts w:cstheme="minorHAnsi"/>
          <w:sz w:val="24"/>
          <w:szCs w:val="24"/>
          <w:highlight w:val="yellow"/>
          <w:shd w:val="clear" w:color="auto" w:fill="FFFFFF"/>
          <w:lang w:val="fr-CA"/>
        </w:rPr>
      </w:pPr>
    </w:p>
    <w:tbl>
      <w:tblPr>
        <w:tblStyle w:val="TableGrid"/>
        <w:tblW w:w="9458" w:type="dxa"/>
        <w:tblInd w:w="-90" w:type="dxa"/>
        <w:tblLook w:val="04A0" w:firstRow="1" w:lastRow="0" w:firstColumn="1" w:lastColumn="0" w:noHBand="0" w:noVBand="1"/>
      </w:tblPr>
      <w:tblGrid>
        <w:gridCol w:w="1260"/>
        <w:gridCol w:w="2477"/>
        <w:gridCol w:w="2211"/>
        <w:gridCol w:w="1980"/>
        <w:gridCol w:w="1530"/>
      </w:tblGrid>
      <w:tr w:rsidRPr="009612B9" w:rsidR="00F74EE3" w:rsidTr="59442249" w14:paraId="316763F5" w14:textId="77777777">
        <w:tc>
          <w:tcPr>
            <w:tcW w:w="1260" w:type="dxa"/>
            <w:tcBorders>
              <w:top w:val="nil"/>
              <w:left w:val="nil"/>
              <w:bottom w:val="nil"/>
              <w:right w:val="nil"/>
            </w:tcBorders>
            <w:tcMar/>
          </w:tcPr>
          <w:p w:rsidRPr="009612B9" w:rsidR="00F74EE3" w:rsidP="0093108C" w:rsidRDefault="00F74EE3" w14:paraId="4BDD202A" w14:textId="77777777">
            <w:pPr>
              <w:rPr>
                <w:rFonts w:cstheme="minorHAnsi"/>
                <w:color w:val="444444"/>
                <w:sz w:val="24"/>
                <w:szCs w:val="24"/>
                <w:highlight w:val="yellow"/>
                <w:shd w:val="clear" w:color="auto" w:fill="FFFFFF"/>
                <w:lang w:val="fr-CA"/>
              </w:rPr>
            </w:pPr>
          </w:p>
        </w:tc>
        <w:tc>
          <w:tcPr>
            <w:tcW w:w="2477" w:type="dxa"/>
            <w:tcBorders>
              <w:top w:val="nil"/>
              <w:left w:val="nil"/>
              <w:bottom w:val="single" w:color="auto" w:sz="4" w:space="0"/>
              <w:right w:val="nil"/>
            </w:tcBorders>
            <w:tcMar/>
          </w:tcPr>
          <w:p w:rsidRPr="009612B9" w:rsidR="00F74EE3" w:rsidP="0093108C" w:rsidRDefault="00F74EE3" w14:paraId="7D27BC67" w14:textId="77777777">
            <w:pPr>
              <w:rPr>
                <w:rFonts w:cstheme="minorHAnsi"/>
                <w:color w:val="444444"/>
                <w:sz w:val="24"/>
                <w:szCs w:val="24"/>
                <w:highlight w:val="yellow"/>
                <w:shd w:val="clear" w:color="auto" w:fill="FFFFFF"/>
                <w:lang w:val="fr-CA"/>
              </w:rPr>
            </w:pPr>
          </w:p>
        </w:tc>
        <w:tc>
          <w:tcPr>
            <w:tcW w:w="2211" w:type="dxa"/>
            <w:tcBorders>
              <w:top w:val="nil"/>
              <w:left w:val="nil"/>
              <w:bottom w:val="single" w:color="auto" w:sz="4" w:space="0"/>
              <w:right w:val="nil"/>
            </w:tcBorders>
            <w:tcMar/>
          </w:tcPr>
          <w:p w:rsidRPr="0071014D" w:rsidR="00F74EE3" w:rsidP="59442249" w:rsidRDefault="00F74EE3" w14:paraId="7873B0C1" w14:textId="03ED9CD3">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1</w:t>
            </w:r>
          </w:p>
        </w:tc>
        <w:tc>
          <w:tcPr>
            <w:tcW w:w="1980" w:type="dxa"/>
            <w:tcBorders>
              <w:top w:val="nil"/>
              <w:left w:val="nil"/>
              <w:bottom w:val="single" w:color="auto" w:sz="4" w:space="0"/>
              <w:right w:val="nil"/>
            </w:tcBorders>
            <w:tcMar/>
          </w:tcPr>
          <w:p w:rsidRPr="0071014D" w:rsidR="00F74EE3" w:rsidP="59442249" w:rsidRDefault="00F74EE3" w14:paraId="0950C757" w14:textId="4DA60A44">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2</w:t>
            </w:r>
          </w:p>
        </w:tc>
        <w:tc>
          <w:tcPr>
            <w:tcW w:w="1530" w:type="dxa"/>
            <w:tcBorders>
              <w:top w:val="nil"/>
              <w:left w:val="nil"/>
              <w:bottom w:val="single" w:color="auto" w:sz="4" w:space="0"/>
              <w:right w:val="nil"/>
            </w:tcBorders>
            <w:tcMar/>
          </w:tcPr>
          <w:p w:rsidRPr="0071014D" w:rsidR="00F74EE3" w:rsidP="59442249" w:rsidRDefault="00F74EE3" w14:paraId="7AFC0561" w14:textId="75E4B4B5">
            <w:pPr>
              <w:jc w:val="center"/>
              <w:rPr>
                <w:rFonts w:cs="Calibri" w:cstheme="minorAscii"/>
                <w:b w:val="1"/>
                <w:bCs w:val="1"/>
                <w:color w:val="0000FF"/>
                <w:sz w:val="24"/>
                <w:szCs w:val="24"/>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3</w:t>
            </w:r>
          </w:p>
        </w:tc>
      </w:tr>
      <w:tr w:rsidRPr="009612B9" w:rsidR="006F1B4B" w:rsidTr="59442249" w14:paraId="213386C9" w14:textId="77777777">
        <w:tc>
          <w:tcPr>
            <w:tcW w:w="1260" w:type="dxa"/>
            <w:tcBorders>
              <w:top w:val="nil"/>
              <w:left w:val="nil"/>
              <w:bottom w:val="nil"/>
              <w:right w:val="single" w:color="auto" w:sz="4" w:space="0"/>
            </w:tcBorders>
            <w:tcMar/>
          </w:tcPr>
          <w:p w:rsidRPr="0071014D" w:rsidR="006F1B4B" w:rsidP="006F1B4B" w:rsidRDefault="006F1B4B" w14:paraId="66728272" w14:textId="77777777">
            <w:pPr>
              <w:jc w:val="center"/>
              <w:rPr>
                <w:rFonts w:cstheme="minorHAnsi"/>
                <w:color w:val="444444"/>
                <w:sz w:val="24"/>
                <w:szCs w:val="24"/>
                <w:highlight w:val="yellow"/>
                <w:shd w:val="clear" w:color="auto" w:fill="FFFFFF"/>
                <w:lang w:val="fr-CA"/>
              </w:rPr>
            </w:pPr>
          </w:p>
        </w:tc>
        <w:tc>
          <w:tcPr>
            <w:tcW w:w="2477" w:type="dxa"/>
            <w:tcBorders>
              <w:top w:val="single" w:color="auto" w:sz="4" w:space="0"/>
              <w:left w:val="single" w:color="auto" w:sz="4" w:space="0"/>
            </w:tcBorders>
            <w:tcMar/>
            <w:vAlign w:val="center"/>
          </w:tcPr>
          <w:p w:rsidRPr="009612B9" w:rsidR="006F1B4B" w:rsidP="59442249" w:rsidRDefault="00241A30" w14:paraId="52034474" w14:textId="20A30EFE">
            <w:pPr>
              <w:jc w:val="center"/>
              <w:rPr>
                <w:rFonts w:cs="Calibri" w:cstheme="minorAscii"/>
                <w:b w:val="1"/>
                <w:bCs w:val="1"/>
                <w:color w:val="444444"/>
                <w:sz w:val="24"/>
                <w:szCs w:val="24"/>
                <w:highlight w:val="yellow"/>
                <w:shd w:val="clear" w:color="auto" w:fill="FFFFFF"/>
                <w:lang w:val="fr-CA"/>
              </w:rPr>
            </w:pPr>
            <w:r w:rsidRPr="59442249" w:rsidR="00241A30">
              <w:rPr>
                <w:rFonts w:eastAsia="Times New Roman"/>
                <w:b w:val="1"/>
                <w:bCs w:val="1"/>
                <w:sz w:val="24"/>
                <w:szCs w:val="24"/>
                <w:lang w:val="fr-CA"/>
              </w:rPr>
              <w:t>P</w:t>
            </w:r>
            <w:r w:rsidRPr="59442249" w:rsidR="000B7DCD">
              <w:rPr>
                <w:rFonts w:eastAsia="Times New Roman"/>
                <w:b w:val="1"/>
                <w:bCs w:val="1"/>
                <w:sz w:val="24"/>
                <w:szCs w:val="24"/>
                <w:lang w:val="fr-CA"/>
              </w:rPr>
              <w:t xml:space="preserve">ériode d’établissement de rapports </w:t>
            </w:r>
            <w:r w:rsidRPr="59442249" w:rsidR="006F1B4B">
              <w:rPr>
                <w:rFonts w:eastAsia="Times New Roman" w:cs="Calibri" w:cstheme="minorAscii"/>
                <w:b w:val="1"/>
                <w:bCs w:val="1"/>
                <w:sz w:val="24"/>
                <w:szCs w:val="24"/>
                <w:lang w:val="fr-CA" w:eastAsia="en-CA"/>
              </w:rPr>
              <w:t>au cours d</w:t>
            </w:r>
            <w:r w:rsidRPr="59442249" w:rsidR="6DED2A3F">
              <w:rPr>
                <w:rFonts w:eastAsia="Times New Roman" w:cs="Calibri" w:cstheme="minorAscii"/>
                <w:b w:val="1"/>
                <w:bCs w:val="1"/>
                <w:sz w:val="24"/>
                <w:szCs w:val="24"/>
                <w:lang w:val="fr-CA" w:eastAsia="en-CA"/>
              </w:rPr>
              <w:t>e</w:t>
            </w:r>
            <w:r w:rsidRPr="59442249" w:rsidR="6DED2A3F">
              <w:rPr>
                <w:rFonts w:eastAsia="Times New Roman" w:cs="Calibri" w:cstheme="minorAscii"/>
                <w:b w:val="1"/>
                <w:bCs w:val="1"/>
                <w:sz w:val="24"/>
                <w:szCs w:val="24"/>
                <w:lang w:val="fr-CA" w:eastAsia="en-CA"/>
              </w:rPr>
              <w:t xml:space="preserve"> la</w:t>
            </w:r>
            <w:r w:rsidRPr="59442249" w:rsidR="006F1B4B">
              <w:rPr>
                <w:rFonts w:eastAsia="Times New Roman" w:cs="Calibri" w:cstheme="minorAscii"/>
                <w:b w:val="1"/>
                <w:bCs w:val="1"/>
                <w:sz w:val="24"/>
                <w:szCs w:val="24"/>
                <w:lang w:val="fr-CA" w:eastAsia="en-CA"/>
              </w:rPr>
              <w:t>quel</w:t>
            </w:r>
            <w:r w:rsidRPr="59442249" w:rsidR="6DED2A3F">
              <w:rPr>
                <w:rFonts w:eastAsia="Times New Roman" w:cs="Calibri" w:cstheme="minorAscii"/>
                <w:b w:val="1"/>
                <w:bCs w:val="1"/>
                <w:sz w:val="24"/>
                <w:szCs w:val="24"/>
                <w:lang w:val="fr-CA" w:eastAsia="en-CA"/>
              </w:rPr>
              <w:t>le</w:t>
            </w:r>
            <w:r w:rsidRPr="59442249" w:rsidR="006F1B4B">
              <w:rPr>
                <w:rFonts w:eastAsia="Times New Roman" w:cs="Calibri" w:cstheme="minorAscii"/>
                <w:b w:val="1"/>
                <w:bCs w:val="1"/>
                <w:sz w:val="24"/>
                <w:szCs w:val="24"/>
                <w:lang w:val="fr-CA" w:eastAsia="en-CA"/>
              </w:rPr>
              <w:t xml:space="preserve"> les demandes </w:t>
            </w:r>
            <w:r w:rsidRPr="59442249" w:rsidR="46030F02">
              <w:rPr>
                <w:rFonts w:eastAsia="Times New Roman" w:cs="Calibri" w:cstheme="minorAscii"/>
                <w:b w:val="1"/>
                <w:bCs w:val="1"/>
                <w:sz w:val="24"/>
                <w:szCs w:val="24"/>
                <w:lang w:val="fr-CA" w:eastAsia="en-CA"/>
              </w:rPr>
              <w:t>reportées</w:t>
            </w:r>
            <w:r w:rsidRPr="59442249" w:rsidR="6DED2A3F">
              <w:rPr>
                <w:rFonts w:eastAsia="Times New Roman" w:cs="Calibri" w:cstheme="minorAscii"/>
                <w:b w:val="1"/>
                <w:bCs w:val="1"/>
                <w:sz w:val="24"/>
                <w:szCs w:val="24"/>
                <w:lang w:val="fr-CA" w:eastAsia="en-CA"/>
              </w:rPr>
              <w:t xml:space="preserve"> </w:t>
            </w:r>
            <w:r w:rsidRPr="59442249" w:rsidR="006F1B4B">
              <w:rPr>
                <w:rFonts w:eastAsia="Times New Roman" w:cs="Calibri" w:cstheme="minorAscii"/>
                <w:b w:val="1"/>
                <w:bCs w:val="1"/>
                <w:sz w:val="24"/>
                <w:szCs w:val="24"/>
                <w:lang w:val="fr-CA" w:eastAsia="en-CA"/>
              </w:rPr>
              <w:t>ont été reçues</w:t>
            </w:r>
          </w:p>
        </w:tc>
        <w:tc>
          <w:tcPr>
            <w:tcW w:w="2211" w:type="dxa"/>
            <w:tcBorders>
              <w:top w:val="single" w:color="auto" w:sz="4" w:space="0"/>
            </w:tcBorders>
            <w:tcMar/>
            <w:vAlign w:val="center"/>
          </w:tcPr>
          <w:p w:rsidRPr="009612B9" w:rsidR="006F1B4B" w:rsidP="4EE3F0FE" w:rsidRDefault="006F1B4B" w14:paraId="6265E557" w14:textId="50207A33">
            <w:pPr>
              <w:jc w:val="center"/>
              <w:rPr>
                <w:rFonts w:eastAsia="Times New Roman"/>
                <w:b w:val="1"/>
                <w:bCs w:val="1"/>
                <w:sz w:val="24"/>
                <w:szCs w:val="24"/>
                <w:shd w:val="clear" w:color="auto" w:fill="FFFFFF"/>
                <w:lang w:val="fr-CA" w:eastAsia="en-CA"/>
              </w:rPr>
            </w:pPr>
            <w:r w:rsidRPr="59442249" w:rsidR="006F1B4B">
              <w:rPr>
                <w:rFonts w:eastAsia="Times New Roman"/>
                <w:b w:val="1"/>
                <w:bCs w:val="1"/>
                <w:sz w:val="24"/>
                <w:szCs w:val="24"/>
                <w:lang w:val="fr-CA" w:eastAsia="en-CA"/>
              </w:rPr>
              <w:t xml:space="preserve">Demandes </w:t>
            </w:r>
            <w:r w:rsidRPr="59442249" w:rsidR="46030F02">
              <w:rPr>
                <w:rFonts w:eastAsia="Times New Roman"/>
                <w:b w:val="1"/>
                <w:bCs w:val="1"/>
                <w:sz w:val="24"/>
                <w:szCs w:val="24"/>
                <w:lang w:val="fr-CA" w:eastAsia="en-CA"/>
              </w:rPr>
              <w:t>reportées</w:t>
            </w:r>
            <w:r w:rsidRPr="59442249" w:rsidR="46030F02">
              <w:rPr>
                <w:rFonts w:eastAsia="Times New Roman"/>
                <w:b w:val="1"/>
                <w:bCs w:val="1"/>
                <w:sz w:val="24"/>
                <w:szCs w:val="24"/>
                <w:lang w:val="fr-CA" w:eastAsia="en-CA"/>
              </w:rPr>
              <w:t xml:space="preserve"> </w:t>
            </w:r>
            <w:r w:rsidRPr="59442249" w:rsidR="006F1B4B">
              <w:rPr>
                <w:rFonts w:eastAsia="Times New Roman"/>
                <w:b w:val="1"/>
                <w:bCs w:val="1"/>
                <w:i w:val="1"/>
                <w:iCs w:val="1"/>
                <w:sz w:val="24"/>
                <w:szCs w:val="24"/>
                <w:lang w:val="fr-CA" w:eastAsia="en-CA"/>
              </w:rPr>
              <w:t>dans</w:t>
            </w:r>
            <w:r w:rsidRPr="59442249" w:rsidR="006F1B4B">
              <w:rPr>
                <w:rFonts w:eastAsia="Times New Roman"/>
                <w:b w:val="1"/>
                <w:bCs w:val="1"/>
                <w:sz w:val="24"/>
                <w:szCs w:val="24"/>
                <w:lang w:val="fr-CA" w:eastAsia="en-CA"/>
              </w:rPr>
              <w:t xml:space="preserve"> les délais prescrits par la </w:t>
            </w:r>
            <w:r w:rsidRPr="59442249" w:rsidR="006F1B4B">
              <w:rPr>
                <w:rFonts w:eastAsia="Times New Roman"/>
                <w:b w:val="1"/>
                <w:bCs w:val="1"/>
                <w:i w:val="1"/>
                <w:iCs w:val="1"/>
                <w:sz w:val="24"/>
                <w:szCs w:val="24"/>
                <w:lang w:val="fr-CA" w:eastAsia="en-CA"/>
              </w:rPr>
              <w:t>Loi</w:t>
            </w:r>
            <w:r w:rsidRPr="59442249" w:rsidR="006F1B4B">
              <w:rPr>
                <w:rFonts w:eastAsia="Times New Roman"/>
                <w:b w:val="1"/>
                <w:bCs w:val="1"/>
                <w:sz w:val="24"/>
                <w:szCs w:val="24"/>
                <w:lang w:val="fr-CA" w:eastAsia="en-CA"/>
              </w:rPr>
              <w:t xml:space="preserve"> en date du 31 mars 20</w:t>
            </w:r>
            <w:r w:rsidRPr="59442249" w:rsidR="3B7CFBF0">
              <w:rPr>
                <w:rFonts w:eastAsia="Times New Roman"/>
                <w:b w:val="1"/>
                <w:bCs w:val="1"/>
                <w:sz w:val="24"/>
                <w:szCs w:val="24"/>
                <w:lang w:val="fr-CA" w:eastAsia="en-CA"/>
              </w:rPr>
              <w:t>25</w:t>
            </w:r>
          </w:p>
        </w:tc>
        <w:tc>
          <w:tcPr>
            <w:tcW w:w="1980" w:type="dxa"/>
            <w:tcBorders>
              <w:top w:val="single" w:color="auto" w:sz="4" w:space="0"/>
            </w:tcBorders>
            <w:tcMar/>
            <w:vAlign w:val="center"/>
          </w:tcPr>
          <w:p w:rsidRPr="009612B9" w:rsidR="006F1B4B" w:rsidP="4EE3F0FE" w:rsidRDefault="006F1B4B" w14:paraId="7A1C1437" w14:textId="486B6EDE">
            <w:pPr>
              <w:jc w:val="center"/>
              <w:rPr>
                <w:rFonts w:eastAsia="Times New Roman"/>
                <w:b w:val="1"/>
                <w:bCs w:val="1"/>
                <w:sz w:val="24"/>
                <w:szCs w:val="24"/>
                <w:shd w:val="clear" w:color="auto" w:fill="FFFFFF"/>
                <w:lang w:val="fr-CA" w:eastAsia="en-CA"/>
              </w:rPr>
            </w:pPr>
            <w:r w:rsidRPr="59442249" w:rsidR="006F1B4B">
              <w:rPr>
                <w:rFonts w:eastAsia="Times New Roman"/>
                <w:b w:val="1"/>
                <w:bCs w:val="1"/>
                <w:sz w:val="24"/>
                <w:szCs w:val="24"/>
                <w:lang w:val="fr-CA" w:eastAsia="en-CA"/>
              </w:rPr>
              <w:t xml:space="preserve">Demandes </w:t>
            </w:r>
            <w:r w:rsidRPr="59442249" w:rsidR="46030F02">
              <w:rPr>
                <w:rFonts w:eastAsia="Times New Roman"/>
                <w:b w:val="1"/>
                <w:bCs w:val="1"/>
                <w:sz w:val="24"/>
                <w:szCs w:val="24"/>
                <w:lang w:val="fr-CA" w:eastAsia="en-CA"/>
              </w:rPr>
              <w:t>reportées</w:t>
            </w:r>
            <w:r w:rsidRPr="59442249" w:rsidR="46030F02">
              <w:rPr>
                <w:rFonts w:eastAsia="Times New Roman"/>
                <w:b w:val="1"/>
                <w:bCs w:val="1"/>
                <w:sz w:val="24"/>
                <w:szCs w:val="24"/>
                <w:lang w:val="fr-CA" w:eastAsia="en-CA"/>
              </w:rPr>
              <w:t xml:space="preserve"> </w:t>
            </w:r>
            <w:r w:rsidRPr="59442249" w:rsidR="006F1B4B">
              <w:rPr>
                <w:rFonts w:eastAsia="Times New Roman"/>
                <w:b w:val="1"/>
                <w:bCs w:val="1"/>
                <w:i w:val="1"/>
                <w:iCs w:val="1"/>
                <w:sz w:val="24"/>
                <w:szCs w:val="24"/>
                <w:lang w:val="fr-CA" w:eastAsia="en-CA"/>
              </w:rPr>
              <w:t>dépassant</w:t>
            </w:r>
            <w:r w:rsidRPr="59442249" w:rsidR="006F1B4B">
              <w:rPr>
                <w:rFonts w:eastAsia="Times New Roman"/>
                <w:b w:val="1"/>
                <w:bCs w:val="1"/>
                <w:sz w:val="24"/>
                <w:szCs w:val="24"/>
                <w:lang w:val="fr-CA" w:eastAsia="en-CA"/>
              </w:rPr>
              <w:t xml:space="preserve"> les délais prescrits par la </w:t>
            </w:r>
            <w:r w:rsidRPr="59442249" w:rsidR="006F1B4B">
              <w:rPr>
                <w:rFonts w:eastAsia="Times New Roman"/>
                <w:b w:val="1"/>
                <w:bCs w:val="1"/>
                <w:i w:val="1"/>
                <w:iCs w:val="1"/>
                <w:sz w:val="24"/>
                <w:szCs w:val="24"/>
                <w:lang w:val="fr-CA" w:eastAsia="en-CA"/>
              </w:rPr>
              <w:t>Loi</w:t>
            </w:r>
            <w:r w:rsidRPr="59442249" w:rsidR="006F1B4B">
              <w:rPr>
                <w:rFonts w:eastAsia="Times New Roman"/>
                <w:b w:val="1"/>
                <w:bCs w:val="1"/>
                <w:sz w:val="24"/>
                <w:szCs w:val="24"/>
                <w:lang w:val="fr-CA" w:eastAsia="en-CA"/>
              </w:rPr>
              <w:t xml:space="preserve"> en date du 31 mars 20</w:t>
            </w:r>
            <w:r w:rsidRPr="59442249" w:rsidR="3B7CFBF0">
              <w:rPr>
                <w:rFonts w:eastAsia="Times New Roman"/>
                <w:b w:val="1"/>
                <w:bCs w:val="1"/>
                <w:sz w:val="24"/>
                <w:szCs w:val="24"/>
                <w:lang w:val="fr-CA" w:eastAsia="en-CA"/>
              </w:rPr>
              <w:t>25</w:t>
            </w:r>
          </w:p>
        </w:tc>
        <w:tc>
          <w:tcPr>
            <w:tcW w:w="1530" w:type="dxa"/>
            <w:tcBorders>
              <w:top w:val="single" w:color="auto" w:sz="4" w:space="0"/>
            </w:tcBorders>
            <w:tcMar/>
            <w:vAlign w:val="center"/>
          </w:tcPr>
          <w:p w:rsidRPr="0071014D" w:rsidR="006F1B4B" w:rsidP="00C97942" w:rsidRDefault="006F1B4B" w14:paraId="22408B7A" w14:textId="77777777">
            <w:pPr>
              <w:jc w:val="center"/>
              <w:rPr>
                <w:rFonts w:cstheme="minorHAnsi"/>
                <w:color w:val="444444"/>
                <w:sz w:val="24"/>
                <w:szCs w:val="24"/>
                <w:shd w:val="clear" w:color="auto" w:fill="FFFFFF"/>
                <w:lang w:val="fr-CA"/>
              </w:rPr>
            </w:pPr>
            <w:r w:rsidRPr="0071014D">
              <w:rPr>
                <w:rFonts w:eastAsia="Times New Roman" w:cstheme="minorHAnsi"/>
                <w:b/>
                <w:bCs/>
                <w:sz w:val="24"/>
                <w:szCs w:val="24"/>
                <w:lang w:val="fr-CA" w:eastAsia="en-CA"/>
              </w:rPr>
              <w:t>Total</w:t>
            </w:r>
          </w:p>
        </w:tc>
      </w:tr>
      <w:tr w:rsidR="00EC0A2E" w:rsidTr="59442249" w14:paraId="43503D1D" w14:textId="77777777">
        <w:tblPrEx>
          <w:tblW w:w="9458" w:type="dxa"/>
          <w:tblInd w:w="-90" w:type="dxa"/>
          <w:tblPrExChange w:author="Fauvel, Francis (he/him, il)" w:date="2026-02-11T10:11:00Z" w16du:dateUtc="2026-02-11T15:11:00Z" w:id="256">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482C3AE9" w14:textId="576EEC3F">
            <w:pPr>
              <w:rPr>
                <w:b/>
                <w:bCs/>
                <w:color w:val="0000FF"/>
                <w:sz w:val="24"/>
                <w:szCs w:val="24"/>
                <w:lang w:val="fr-CA"/>
              </w:rPr>
            </w:pPr>
            <w:r w:rsidRPr="7213E53D">
              <w:rPr>
                <w:b/>
                <w:bCs/>
                <w:color w:val="0000FF"/>
                <w:sz w:val="24"/>
                <w:szCs w:val="24"/>
                <w:lang w:val="fr-CA"/>
              </w:rPr>
              <w:t>Rangée 1</w:t>
            </w:r>
          </w:p>
        </w:tc>
        <w:tc>
          <w:tcPr>
            <w:tcW w:w="2477" w:type="dxa"/>
            <w:tcBorders>
              <w:left w:val="single" w:color="auto" w:sz="4" w:space="0"/>
            </w:tcBorders>
            <w:tcMar/>
            <w:vAlign w:val="center"/>
          </w:tcPr>
          <w:p w:rsidR="00EC0A2E" w:rsidP="00EC0A2E" w:rsidRDefault="00EC0A2E" w14:paraId="7B284702" w14:textId="266C2365">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5</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6</w:t>
            </w:r>
          </w:p>
        </w:tc>
        <w:tc>
          <w:tcPr>
            <w:tcW w:w="2211" w:type="dxa"/>
            <w:tcMar/>
          </w:tcPr>
          <w:p w:rsidR="00EC0A2E" w:rsidP="00EC0A2E" w:rsidRDefault="00EC0A2E" w14:paraId="00FA4BA9" w14:textId="4ABDDE5D">
            <w:pPr>
              <w:jc w:val="center"/>
              <w:rPr>
                <w:sz w:val="24"/>
                <w:szCs w:val="24"/>
                <w:lang w:val="fr-CA"/>
              </w:rPr>
            </w:pPr>
            <w:r w:rsidRPr="7213E53D">
              <w:rPr>
                <w:sz w:val="24"/>
                <w:szCs w:val="24"/>
                <w:lang w:val="fr-CA"/>
              </w:rPr>
              <w:t>0</w:t>
            </w:r>
          </w:p>
        </w:tc>
        <w:tc>
          <w:tcPr>
            <w:tcW w:w="1980" w:type="dxa"/>
            <w:tcMar/>
          </w:tcPr>
          <w:p w:rsidR="00EC0A2E" w:rsidP="00EC0A2E" w:rsidRDefault="00EC0A2E" w14:paraId="53C5242B" w14:textId="0C6F39BE">
            <w:pPr>
              <w:jc w:val="center"/>
              <w:rPr>
                <w:sz w:val="24"/>
                <w:szCs w:val="24"/>
                <w:lang w:val="fr-CA"/>
              </w:rPr>
            </w:pPr>
            <w:r w:rsidRPr="7213E53D">
              <w:rPr>
                <w:sz w:val="24"/>
                <w:szCs w:val="24"/>
                <w:lang w:val="fr-CA"/>
              </w:rPr>
              <w:t>0</w:t>
            </w:r>
          </w:p>
        </w:tc>
        <w:tc>
          <w:tcPr>
            <w:tcW w:w="1530" w:type="dxa"/>
            <w:tcMar/>
          </w:tcPr>
          <w:p w:rsidR="00EC0A2E" w:rsidP="00EC0A2E" w:rsidRDefault="00EC0A2E" w14:paraId="0D7C8E23" w14:textId="073D66B7">
            <w:pPr>
              <w:jc w:val="center"/>
              <w:rPr>
                <w:b/>
                <w:bCs/>
                <w:sz w:val="24"/>
                <w:szCs w:val="24"/>
                <w:lang w:val="fr-CA"/>
              </w:rPr>
            </w:pPr>
            <w:r w:rsidRPr="7213E53D">
              <w:rPr>
                <w:b/>
                <w:bCs/>
                <w:sz w:val="24"/>
                <w:szCs w:val="24"/>
                <w:lang w:val="fr-CA"/>
              </w:rPr>
              <w:t>0</w:t>
            </w:r>
          </w:p>
        </w:tc>
      </w:tr>
      <w:tr w:rsidRPr="009612B9" w:rsidR="00EC0A2E" w:rsidTr="59442249" w14:paraId="760D9A96" w14:textId="77777777">
        <w:tblPrEx>
          <w:tblW w:w="9458" w:type="dxa"/>
          <w:tblInd w:w="-90" w:type="dxa"/>
          <w:tblPrExChange w:author="Fauvel, Francis (he/him, il)" w:date="2026-02-11T10:11:00Z" w16du:dateUtc="2026-02-11T15:11:00Z" w:id="265">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54428EB0" w14:textId="61514B11">
            <w:pPr>
              <w:rPr>
                <w:b/>
                <w:bCs/>
                <w:color w:val="0000FF"/>
                <w:sz w:val="24"/>
                <w:szCs w:val="24"/>
                <w:highlight w:val="yellow"/>
                <w:lang w:val="fr-CA"/>
              </w:rPr>
            </w:pPr>
            <w:r w:rsidRPr="7213E53D">
              <w:rPr>
                <w:b/>
                <w:bCs/>
                <w:color w:val="0000FF"/>
                <w:sz w:val="24"/>
                <w:szCs w:val="24"/>
                <w:lang w:val="fr-CA"/>
              </w:rPr>
              <w:t>Rangée 2</w:t>
            </w:r>
          </w:p>
        </w:tc>
        <w:tc>
          <w:tcPr>
            <w:tcW w:w="2477" w:type="dxa"/>
            <w:tcBorders>
              <w:left w:val="single" w:color="auto" w:sz="4" w:space="0"/>
            </w:tcBorders>
            <w:tcMar/>
            <w:vAlign w:val="center"/>
          </w:tcPr>
          <w:p w:rsidRPr="0071014D" w:rsidR="00EC0A2E" w:rsidP="00EC0A2E" w:rsidRDefault="00EC0A2E" w14:paraId="3803857A" w14:textId="029D2F7C">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4</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5</w:t>
            </w:r>
          </w:p>
        </w:tc>
        <w:tc>
          <w:tcPr>
            <w:tcW w:w="2211" w:type="dxa"/>
            <w:tcMar/>
          </w:tcPr>
          <w:p w:rsidRPr="0071014D" w:rsidR="00EC0A2E" w:rsidP="00EC0A2E" w:rsidRDefault="00EC0A2E" w14:paraId="7A24642C" w14:textId="24B80D2E">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6123D76E" w14:textId="183DF815">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370C8315" w14:textId="7A9FA28D">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0693DF09" w14:textId="77777777">
        <w:tblPrEx>
          <w:tblW w:w="9458" w:type="dxa"/>
          <w:tblInd w:w="-90" w:type="dxa"/>
          <w:tblPrExChange w:author="Fauvel, Francis (he/him, il)" w:date="2026-02-11T10:11:00Z" w16du:dateUtc="2026-02-11T15:11:00Z" w:id="273">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6A4004CA" w14:textId="1C4F8CDE">
            <w:pPr>
              <w:rPr>
                <w:b/>
                <w:bCs/>
                <w:color w:val="0000FF"/>
                <w:sz w:val="24"/>
                <w:szCs w:val="24"/>
                <w:lang w:val="fr-CA"/>
              </w:rPr>
            </w:pPr>
            <w:r w:rsidRPr="7213E53D">
              <w:rPr>
                <w:b/>
                <w:bCs/>
                <w:color w:val="0000FF"/>
                <w:sz w:val="24"/>
                <w:szCs w:val="24"/>
                <w:lang w:val="fr-CA"/>
              </w:rPr>
              <w:t>Rangée 3</w:t>
            </w:r>
          </w:p>
        </w:tc>
        <w:tc>
          <w:tcPr>
            <w:tcW w:w="2477" w:type="dxa"/>
            <w:tcBorders>
              <w:left w:val="single" w:color="auto" w:sz="4" w:space="0"/>
            </w:tcBorders>
            <w:tcMar/>
            <w:vAlign w:val="center"/>
          </w:tcPr>
          <w:p w:rsidRPr="0071014D" w:rsidR="00EC0A2E" w:rsidP="59442249" w:rsidRDefault="00EC0A2E" w14:paraId="6F1EC18D" w14:textId="296A3F54">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3</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4</w:t>
            </w:r>
          </w:p>
        </w:tc>
        <w:tc>
          <w:tcPr>
            <w:tcW w:w="2211" w:type="dxa"/>
            <w:tcMar/>
          </w:tcPr>
          <w:p w:rsidRPr="0071014D" w:rsidR="00EC0A2E" w:rsidP="00EC0A2E" w:rsidRDefault="00EC0A2E" w14:paraId="09F42208"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75CA3E48"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6AC444E4"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3E999787" w14:textId="77777777">
        <w:tblPrEx>
          <w:tblW w:w="9458" w:type="dxa"/>
          <w:tblInd w:w="-90" w:type="dxa"/>
          <w:tblPrExChange w:author="Fauvel, Francis (he/him, il)" w:date="2026-02-11T10:11:00Z" w16du:dateUtc="2026-02-11T15:11:00Z" w:id="281">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6A2066AB" w14:textId="38318C9B">
            <w:pPr>
              <w:rPr>
                <w:b/>
                <w:bCs/>
                <w:color w:val="0000FF"/>
                <w:sz w:val="24"/>
                <w:szCs w:val="24"/>
                <w:highlight w:val="yellow"/>
                <w:lang w:val="fr-CA"/>
              </w:rPr>
            </w:pPr>
            <w:r w:rsidRPr="7213E53D">
              <w:rPr>
                <w:b/>
                <w:bCs/>
                <w:color w:val="0000FF"/>
                <w:sz w:val="24"/>
                <w:szCs w:val="24"/>
                <w:lang w:val="fr-CA"/>
              </w:rPr>
              <w:t>Rangée 4</w:t>
            </w:r>
          </w:p>
        </w:tc>
        <w:tc>
          <w:tcPr>
            <w:tcW w:w="2477" w:type="dxa"/>
            <w:tcBorders>
              <w:left w:val="single" w:color="auto" w:sz="4" w:space="0"/>
            </w:tcBorders>
            <w:tcMar/>
            <w:vAlign w:val="center"/>
          </w:tcPr>
          <w:p w:rsidRPr="0071014D" w:rsidR="00EC0A2E" w:rsidP="00EC0A2E" w:rsidRDefault="00EC0A2E" w14:paraId="19DDEA54" w14:textId="08738386">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2</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3</w:t>
            </w:r>
          </w:p>
        </w:tc>
        <w:tc>
          <w:tcPr>
            <w:tcW w:w="2211" w:type="dxa"/>
            <w:tcMar/>
          </w:tcPr>
          <w:p w:rsidRPr="0071014D" w:rsidR="00EC0A2E" w:rsidP="00EC0A2E" w:rsidRDefault="00EC0A2E" w14:paraId="71736983" w14:textId="07EF6576">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73A3ADFD" w14:textId="0614263B">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6956B639" w14:textId="4E0B480D">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03A13358" w14:textId="77777777">
        <w:tblPrEx>
          <w:tblW w:w="9458" w:type="dxa"/>
          <w:tblInd w:w="-90" w:type="dxa"/>
          <w:tblPrExChange w:author="Fauvel, Francis (he/him, il)" w:date="2026-02-11T10:11:00Z" w16du:dateUtc="2026-02-11T15:11:00Z" w:id="289">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28FE3F72" w14:textId="784380AA">
            <w:pPr>
              <w:rPr>
                <w:b/>
                <w:bCs/>
                <w:color w:val="0000FF"/>
                <w:sz w:val="24"/>
                <w:szCs w:val="24"/>
                <w:highlight w:val="yellow"/>
                <w:lang w:val="fr-CA"/>
              </w:rPr>
            </w:pPr>
            <w:r w:rsidRPr="7213E53D">
              <w:rPr>
                <w:b/>
                <w:bCs/>
                <w:color w:val="0000FF"/>
                <w:sz w:val="24"/>
                <w:szCs w:val="24"/>
                <w:lang w:val="fr-CA"/>
              </w:rPr>
              <w:t>Rangée 5</w:t>
            </w:r>
          </w:p>
        </w:tc>
        <w:tc>
          <w:tcPr>
            <w:tcW w:w="2477" w:type="dxa"/>
            <w:tcBorders>
              <w:left w:val="single" w:color="auto" w:sz="4" w:space="0"/>
            </w:tcBorders>
            <w:tcMar/>
            <w:vAlign w:val="center"/>
          </w:tcPr>
          <w:p w:rsidRPr="0071014D" w:rsidR="00EC0A2E" w:rsidP="59442249" w:rsidRDefault="00EC0A2E" w14:paraId="3A927207" w14:textId="4F79FB1B">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202</w:t>
            </w:r>
            <w:r w:rsidRPr="59442249" w:rsidR="7D98C8C2">
              <w:rPr>
                <w:rFonts w:eastAsia="Times New Roman"/>
                <w:b w:val="1"/>
                <w:bCs w:val="1"/>
                <w:sz w:val="24"/>
                <w:szCs w:val="24"/>
                <w:lang w:val="fr-CA" w:eastAsia="en-CA"/>
              </w:rPr>
              <w:t>1</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2</w:t>
            </w:r>
          </w:p>
        </w:tc>
        <w:tc>
          <w:tcPr>
            <w:tcW w:w="2211" w:type="dxa"/>
            <w:tcMar/>
          </w:tcPr>
          <w:p w:rsidRPr="0071014D" w:rsidR="00EC0A2E" w:rsidP="00EC0A2E" w:rsidRDefault="00EC0A2E" w14:paraId="1F2D40CD"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261BAC2D"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0EA8FA91"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3C18A1A4" w14:textId="77777777">
        <w:tblPrEx>
          <w:tblW w:w="9458" w:type="dxa"/>
          <w:tblInd w:w="-90" w:type="dxa"/>
          <w:tblPrExChange w:author="Fauvel, Francis (he/him, il)" w:date="2026-02-11T10:11:00Z" w16du:dateUtc="2026-02-11T15:11:00Z" w:id="297">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7BFE8EF7" w14:textId="7050A7BC">
            <w:pPr>
              <w:rPr>
                <w:b/>
                <w:bCs/>
                <w:color w:val="0000FF"/>
                <w:sz w:val="24"/>
                <w:szCs w:val="24"/>
                <w:highlight w:val="yellow"/>
                <w:lang w:val="fr-CA"/>
              </w:rPr>
            </w:pPr>
            <w:r w:rsidRPr="7213E53D">
              <w:rPr>
                <w:b/>
                <w:bCs/>
                <w:color w:val="0000FF"/>
                <w:sz w:val="24"/>
                <w:szCs w:val="24"/>
                <w:lang w:val="fr-CA"/>
              </w:rPr>
              <w:t>Rangée 6</w:t>
            </w:r>
          </w:p>
        </w:tc>
        <w:tc>
          <w:tcPr>
            <w:tcW w:w="2477" w:type="dxa"/>
            <w:tcBorders>
              <w:left w:val="single" w:color="auto" w:sz="4" w:space="0"/>
            </w:tcBorders>
            <w:tcMar/>
            <w:vAlign w:val="center"/>
          </w:tcPr>
          <w:p w:rsidRPr="0071014D" w:rsidR="00EC0A2E" w:rsidP="59442249" w:rsidRDefault="00EC0A2E" w14:paraId="32DCFB31" w14:textId="74BFDE55">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w:t>
            </w:r>
            <w:r w:rsidRPr="59442249" w:rsidR="7D98C8C2">
              <w:rPr>
                <w:rFonts w:eastAsia="Times New Roman"/>
                <w:b w:val="1"/>
                <w:bCs w:val="1"/>
                <w:sz w:val="24"/>
                <w:szCs w:val="24"/>
                <w:lang w:val="fr-CA" w:eastAsia="en-CA"/>
              </w:rPr>
              <w:t>20</w:t>
            </w:r>
            <w:r w:rsidRPr="59442249" w:rsidR="7D98C8C2">
              <w:rPr>
                <w:rFonts w:eastAsia="Times New Roman"/>
                <w:b w:val="1"/>
                <w:bCs w:val="1"/>
                <w:sz w:val="24"/>
                <w:szCs w:val="24"/>
                <w:lang w:val="fr-CA" w:eastAsia="en-CA"/>
              </w:rPr>
              <w:t>-202</w:t>
            </w:r>
            <w:r w:rsidRPr="59442249" w:rsidR="7D98C8C2">
              <w:rPr>
                <w:rFonts w:eastAsia="Times New Roman"/>
                <w:b w:val="1"/>
                <w:bCs w:val="1"/>
                <w:sz w:val="24"/>
                <w:szCs w:val="24"/>
                <w:lang w:val="fr-CA" w:eastAsia="en-CA"/>
              </w:rPr>
              <w:t>1</w:t>
            </w:r>
          </w:p>
        </w:tc>
        <w:tc>
          <w:tcPr>
            <w:tcW w:w="2211" w:type="dxa"/>
            <w:tcMar/>
          </w:tcPr>
          <w:p w:rsidRPr="0071014D" w:rsidR="00EC0A2E" w:rsidP="00EC0A2E" w:rsidRDefault="00EC0A2E" w14:paraId="629D61B0"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4AB98370"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49F44C1C"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62691368" w14:textId="77777777">
        <w:tblPrEx>
          <w:tblW w:w="9458" w:type="dxa"/>
          <w:tblInd w:w="-90" w:type="dxa"/>
          <w:tblPrExChange w:author="Fauvel, Francis (he/him, il)" w:date="2026-02-11T10:11:00Z" w16du:dateUtc="2026-02-11T15:11:00Z" w:id="305">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66FFD0F5" w14:textId="6480F1C4">
            <w:pPr>
              <w:rPr>
                <w:b/>
                <w:bCs/>
                <w:color w:val="0000FF"/>
                <w:sz w:val="24"/>
                <w:szCs w:val="24"/>
                <w:highlight w:val="yellow"/>
                <w:lang w:val="fr-CA"/>
              </w:rPr>
            </w:pPr>
            <w:r w:rsidRPr="7213E53D">
              <w:rPr>
                <w:b/>
                <w:bCs/>
                <w:color w:val="0000FF"/>
                <w:sz w:val="24"/>
                <w:szCs w:val="24"/>
                <w:lang w:val="fr-CA"/>
              </w:rPr>
              <w:t>Rangée 7</w:t>
            </w:r>
          </w:p>
        </w:tc>
        <w:tc>
          <w:tcPr>
            <w:tcW w:w="2477" w:type="dxa"/>
            <w:tcBorders>
              <w:left w:val="single" w:color="auto" w:sz="4" w:space="0"/>
            </w:tcBorders>
            <w:tcMar/>
            <w:vAlign w:val="center"/>
          </w:tcPr>
          <w:p w:rsidRPr="0071014D" w:rsidR="00EC0A2E" w:rsidP="59442249" w:rsidRDefault="00EC0A2E" w14:paraId="05168587" w14:textId="45D5CDAD">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9</w:t>
            </w:r>
            <w:r w:rsidRPr="59442249" w:rsidR="7D98C8C2">
              <w:rPr>
                <w:rFonts w:eastAsia="Times New Roman"/>
                <w:b w:val="1"/>
                <w:bCs w:val="1"/>
                <w:sz w:val="24"/>
                <w:szCs w:val="24"/>
                <w:lang w:val="fr-CA" w:eastAsia="en-CA"/>
              </w:rPr>
              <w:t>-20</w:t>
            </w:r>
            <w:r w:rsidRPr="59442249" w:rsidR="7D98C8C2">
              <w:rPr>
                <w:rFonts w:eastAsia="Times New Roman"/>
                <w:b w:val="1"/>
                <w:bCs w:val="1"/>
                <w:sz w:val="24"/>
                <w:szCs w:val="24"/>
                <w:lang w:val="fr-CA" w:eastAsia="en-CA"/>
              </w:rPr>
              <w:t>20</w:t>
            </w:r>
          </w:p>
        </w:tc>
        <w:tc>
          <w:tcPr>
            <w:tcW w:w="2211" w:type="dxa"/>
            <w:tcMar/>
          </w:tcPr>
          <w:p w:rsidRPr="0071014D" w:rsidR="00EC0A2E" w:rsidP="00EC0A2E" w:rsidRDefault="00EC0A2E" w14:paraId="4C0D3A6C"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32872BC9"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06A77CBD"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29FAA0B2" w14:textId="77777777">
        <w:tblPrEx>
          <w:tblW w:w="9458" w:type="dxa"/>
          <w:tblInd w:w="-90" w:type="dxa"/>
          <w:tblPrExChange w:author="Fauvel, Francis (he/him, il)" w:date="2026-02-11T10:11:00Z" w16du:dateUtc="2026-02-11T15:11:00Z" w:id="313">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2EF951EB" w14:textId="2B555F85">
            <w:pPr>
              <w:rPr>
                <w:b/>
                <w:bCs/>
                <w:color w:val="0000FF"/>
                <w:sz w:val="24"/>
                <w:szCs w:val="24"/>
                <w:lang w:val="fr-CA"/>
              </w:rPr>
            </w:pPr>
            <w:r w:rsidRPr="7213E53D">
              <w:rPr>
                <w:b/>
                <w:bCs/>
                <w:color w:val="0000FF"/>
                <w:sz w:val="24"/>
                <w:szCs w:val="24"/>
                <w:lang w:val="fr-CA"/>
              </w:rPr>
              <w:t>Rangée 8</w:t>
            </w:r>
          </w:p>
        </w:tc>
        <w:tc>
          <w:tcPr>
            <w:tcW w:w="2477" w:type="dxa"/>
            <w:tcBorders>
              <w:left w:val="single" w:color="auto" w:sz="4" w:space="0"/>
            </w:tcBorders>
            <w:tcMar/>
            <w:vAlign w:val="center"/>
          </w:tcPr>
          <w:p w:rsidRPr="0071014D" w:rsidR="00EC0A2E" w:rsidP="59442249" w:rsidRDefault="00EC0A2E" w14:paraId="3681A97F" w14:textId="06507585">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8</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9</w:t>
            </w:r>
          </w:p>
        </w:tc>
        <w:tc>
          <w:tcPr>
            <w:tcW w:w="2211" w:type="dxa"/>
            <w:tcMar/>
          </w:tcPr>
          <w:p w:rsidRPr="0071014D" w:rsidR="00EC0A2E" w:rsidP="00EC0A2E" w:rsidRDefault="00EC0A2E" w14:paraId="275041E2"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4CFC3F49"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0414B89A"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76511C7D" w14:textId="77777777">
        <w:tblPrEx>
          <w:tblW w:w="9458" w:type="dxa"/>
          <w:tblInd w:w="-90" w:type="dxa"/>
          <w:tblPrExChange w:author="Fauvel, Francis (he/him, il)" w:date="2026-02-11T10:11:00Z" w16du:dateUtc="2026-02-11T15:11:00Z" w:id="321">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673AF5EF" w14:textId="06C549C6">
            <w:pPr>
              <w:rPr>
                <w:b/>
                <w:bCs/>
                <w:color w:val="0000FF"/>
                <w:sz w:val="24"/>
                <w:szCs w:val="24"/>
                <w:lang w:val="fr-CA"/>
              </w:rPr>
            </w:pPr>
            <w:r w:rsidRPr="7213E53D">
              <w:rPr>
                <w:b/>
                <w:bCs/>
                <w:color w:val="0000FF"/>
                <w:sz w:val="24"/>
                <w:szCs w:val="24"/>
                <w:lang w:val="fr-CA"/>
              </w:rPr>
              <w:t>Rangée 9</w:t>
            </w:r>
          </w:p>
        </w:tc>
        <w:tc>
          <w:tcPr>
            <w:tcW w:w="2477" w:type="dxa"/>
            <w:tcBorders>
              <w:left w:val="single" w:color="auto" w:sz="4" w:space="0"/>
            </w:tcBorders>
            <w:tcMar/>
            <w:vAlign w:val="center"/>
          </w:tcPr>
          <w:p w:rsidRPr="0071014D" w:rsidR="00EC0A2E" w:rsidP="59442249" w:rsidRDefault="00EC0A2E" w14:paraId="338F7CD0" w14:textId="0D1E90A1">
            <w:pPr>
              <w:rPr>
                <w:rFonts w:eastAsia="Times New Roman"/>
                <w:b w:val="1"/>
                <w:bCs w:val="1"/>
                <w:sz w:val="24"/>
                <w:szCs w:val="24"/>
                <w:shd w:val="clear" w:color="auto" w:fill="FFFFFF"/>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7</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8</w:t>
            </w:r>
          </w:p>
        </w:tc>
        <w:tc>
          <w:tcPr>
            <w:tcW w:w="2211" w:type="dxa"/>
            <w:tcMar/>
          </w:tcPr>
          <w:p w:rsidRPr="0071014D" w:rsidR="00EC0A2E" w:rsidP="00EC0A2E" w:rsidRDefault="00EC0A2E" w14:paraId="22B40C29"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70433724" w14:textId="77777777">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5DA74D66"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EC0A2E" w:rsidTr="59442249" w14:paraId="7852F8C5" w14:textId="77777777">
        <w:tblPrEx>
          <w:tblW w:w="9458" w:type="dxa"/>
          <w:tblInd w:w="-90" w:type="dxa"/>
          <w:tblPrExChange w:author="Fauvel, Francis (he/him, il)" w:date="2026-02-11T10:11:00Z" w16du:dateUtc="2026-02-11T15:11:00Z" w:id="329">
            <w:tblPrEx>
              <w:tblW w:w="9458" w:type="dxa"/>
              <w:tblInd w:w="-90" w:type="dxa"/>
            </w:tblPrEx>
          </w:tblPrExChange>
        </w:tblPrEx>
        <w:trPr>
          <w:trHeight w:val="300"/>
        </w:trPr>
        <w:tc>
          <w:tcPr>
            <w:tcW w:w="1260" w:type="dxa"/>
            <w:tcBorders>
              <w:top w:val="nil"/>
              <w:left w:val="nil"/>
              <w:bottom w:val="nil"/>
              <w:right w:val="single" w:color="auto" w:sz="4" w:space="0"/>
            </w:tcBorders>
            <w:tcMar/>
          </w:tcPr>
          <w:p w:rsidR="00EC0A2E" w:rsidP="00EC0A2E" w:rsidRDefault="00EC0A2E" w14:paraId="0A115535" w14:textId="193A8BE1">
            <w:pPr>
              <w:rPr>
                <w:b/>
                <w:bCs/>
                <w:color w:val="0000FF"/>
                <w:sz w:val="24"/>
                <w:szCs w:val="24"/>
                <w:lang w:val="fr-CA"/>
              </w:rPr>
            </w:pPr>
            <w:r w:rsidRPr="7213E53D">
              <w:rPr>
                <w:b/>
                <w:bCs/>
                <w:color w:val="0000FF"/>
                <w:sz w:val="24"/>
                <w:szCs w:val="24"/>
                <w:lang w:val="fr-CA"/>
              </w:rPr>
              <w:t>Rangée 10</w:t>
            </w:r>
          </w:p>
        </w:tc>
        <w:tc>
          <w:tcPr>
            <w:tcW w:w="2477" w:type="dxa"/>
            <w:tcBorders>
              <w:left w:val="single" w:color="auto" w:sz="4" w:space="0"/>
            </w:tcBorders>
            <w:tcMar/>
            <w:vAlign w:val="center"/>
          </w:tcPr>
          <w:p w:rsidRPr="0071014D" w:rsidR="00EC0A2E" w:rsidP="00EC0A2E" w:rsidRDefault="00EC0A2E" w14:paraId="259D7A44" w14:textId="26CDCC4E">
            <w:pPr>
              <w:rPr>
                <w:rFonts w:eastAsia="Times New Roman"/>
                <w:b w:val="1"/>
                <w:bCs w:val="1"/>
                <w:sz w:val="24"/>
                <w:szCs w:val="24"/>
                <w:lang w:val="fr-CA" w:eastAsia="en-CA"/>
              </w:rPr>
            </w:pPr>
            <w:r w:rsidRPr="59442249" w:rsidR="7D98C8C2">
              <w:rPr>
                <w:rFonts w:eastAsia="Times New Roman"/>
                <w:b w:val="1"/>
                <w:bCs w:val="1"/>
                <w:sz w:val="24"/>
                <w:szCs w:val="24"/>
                <w:lang w:val="fr-CA" w:eastAsia="en-CA"/>
              </w:rPr>
              <w:t>Reçues en 201</w:t>
            </w:r>
            <w:r w:rsidRPr="59442249" w:rsidR="7D98C8C2">
              <w:rPr>
                <w:rFonts w:eastAsia="Times New Roman"/>
                <w:b w:val="1"/>
                <w:bCs w:val="1"/>
                <w:sz w:val="24"/>
                <w:szCs w:val="24"/>
                <w:lang w:val="fr-CA" w:eastAsia="en-CA"/>
              </w:rPr>
              <w:t>6</w:t>
            </w:r>
            <w:r w:rsidRPr="59442249" w:rsidR="7D98C8C2">
              <w:rPr>
                <w:rFonts w:eastAsia="Times New Roman"/>
                <w:b w:val="1"/>
                <w:bCs w:val="1"/>
                <w:sz w:val="24"/>
                <w:szCs w:val="24"/>
                <w:lang w:val="fr-CA" w:eastAsia="en-CA"/>
              </w:rPr>
              <w:t>-201</w:t>
            </w:r>
            <w:r w:rsidRPr="59442249" w:rsidR="7D98C8C2">
              <w:rPr>
                <w:rFonts w:eastAsia="Times New Roman"/>
                <w:b w:val="1"/>
                <w:bCs w:val="1"/>
                <w:sz w:val="24"/>
                <w:szCs w:val="24"/>
                <w:lang w:val="fr-CA" w:eastAsia="en-CA"/>
              </w:rPr>
              <w:t>7</w:t>
            </w:r>
            <w:r w:rsidRPr="59442249" w:rsidR="7D98C8C2">
              <w:rPr>
                <w:rFonts w:eastAsia="Times New Roman"/>
                <w:b w:val="1"/>
                <w:bCs w:val="1"/>
                <w:sz w:val="24"/>
                <w:szCs w:val="24"/>
                <w:lang w:val="fr-CA" w:eastAsia="en-CA"/>
              </w:rPr>
              <w:t xml:space="preserve"> ou avant</w:t>
            </w:r>
          </w:p>
        </w:tc>
        <w:tc>
          <w:tcPr>
            <w:tcW w:w="2211" w:type="dxa"/>
            <w:tcMar/>
          </w:tcPr>
          <w:p w:rsidRPr="0071014D" w:rsidR="00EC0A2E" w:rsidP="00EC0A2E" w:rsidRDefault="00EC0A2E" w14:paraId="256847F1" w14:textId="039656B9">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980" w:type="dxa"/>
            <w:tcMar/>
          </w:tcPr>
          <w:p w:rsidRPr="0071014D" w:rsidR="00EC0A2E" w:rsidP="00EC0A2E" w:rsidRDefault="00EC0A2E" w14:paraId="2C9CA13C" w14:textId="1B8D3C2E">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c>
          <w:tcPr>
            <w:tcW w:w="1530" w:type="dxa"/>
            <w:tcMar/>
          </w:tcPr>
          <w:p w:rsidRPr="0071014D" w:rsidR="00EC0A2E" w:rsidP="00EC0A2E" w:rsidRDefault="00EC0A2E" w14:paraId="0FE2513B" w14:textId="325BCE1A">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r w:rsidRPr="009612B9" w:rsidR="000B7DCD" w:rsidTr="59442249" w14:paraId="00498196" w14:textId="77777777">
        <w:tc>
          <w:tcPr>
            <w:tcW w:w="1260" w:type="dxa"/>
            <w:tcBorders>
              <w:top w:val="nil"/>
              <w:left w:val="nil"/>
              <w:bottom w:val="nil"/>
              <w:right w:val="single" w:color="auto" w:sz="4" w:space="0"/>
            </w:tcBorders>
            <w:tcMar/>
          </w:tcPr>
          <w:p w:rsidRPr="0071014D" w:rsidR="000B7DCD" w:rsidP="000B7DCD" w:rsidRDefault="000B7DCD" w14:paraId="20BEF0D5" w14:textId="20120BB0">
            <w:pPr>
              <w:rPr>
                <w:rFonts w:cstheme="minorHAnsi"/>
                <w:b/>
                <w:bCs/>
                <w:color w:val="0000FF"/>
                <w:sz w:val="24"/>
                <w:szCs w:val="24"/>
                <w:shd w:val="clear" w:color="auto" w:fill="FFFFFF"/>
                <w:lang w:val="fr-CA"/>
              </w:rPr>
            </w:pPr>
            <w:r w:rsidRPr="0071014D">
              <w:rPr>
                <w:rFonts w:cstheme="minorHAnsi"/>
                <w:b/>
                <w:bCs/>
                <w:color w:val="0000FF"/>
                <w:sz w:val="24"/>
                <w:szCs w:val="24"/>
                <w:shd w:val="clear" w:color="auto" w:fill="FFFFFF"/>
                <w:lang w:val="fr-CA"/>
              </w:rPr>
              <w:t xml:space="preserve">Rangée </w:t>
            </w:r>
            <w:r w:rsidRPr="0071014D" w:rsidR="00241A30">
              <w:rPr>
                <w:rFonts w:cstheme="minorHAnsi"/>
                <w:b/>
                <w:bCs/>
                <w:color w:val="0000FF"/>
                <w:sz w:val="24"/>
                <w:szCs w:val="24"/>
                <w:shd w:val="clear" w:color="auto" w:fill="FFFFFF"/>
                <w:lang w:val="fr-CA"/>
              </w:rPr>
              <w:t>11</w:t>
            </w:r>
          </w:p>
        </w:tc>
        <w:tc>
          <w:tcPr>
            <w:tcW w:w="2477" w:type="dxa"/>
            <w:tcBorders>
              <w:left w:val="single" w:color="auto" w:sz="4" w:space="0"/>
            </w:tcBorders>
            <w:tcMar/>
          </w:tcPr>
          <w:p w:rsidRPr="0071014D" w:rsidR="000B7DCD" w:rsidP="000B7DCD" w:rsidRDefault="000B7DCD" w14:paraId="5829D3F3" w14:textId="4BF96B3A">
            <w:pPr>
              <w:rPr>
                <w:rFonts w:cstheme="minorHAnsi"/>
                <w:color w:val="444444"/>
                <w:sz w:val="24"/>
                <w:szCs w:val="24"/>
                <w:shd w:val="clear" w:color="auto" w:fill="FFFFFF"/>
                <w:lang w:val="fr-CA"/>
              </w:rPr>
            </w:pPr>
            <w:r w:rsidRPr="0071014D">
              <w:rPr>
                <w:rFonts w:eastAsia="Times New Roman" w:cstheme="minorHAnsi"/>
                <w:b/>
                <w:bCs/>
                <w:sz w:val="24"/>
                <w:szCs w:val="24"/>
                <w:lang w:val="fr-CA" w:eastAsia="en-CA"/>
              </w:rPr>
              <w:t>Total</w:t>
            </w:r>
          </w:p>
        </w:tc>
        <w:tc>
          <w:tcPr>
            <w:tcW w:w="2211" w:type="dxa"/>
            <w:tcMar/>
          </w:tcPr>
          <w:p w:rsidRPr="0071014D" w:rsidR="000B7DCD" w:rsidP="000B7DCD" w:rsidRDefault="000B7DCD" w14:paraId="57B4F06F"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c>
          <w:tcPr>
            <w:tcW w:w="1980" w:type="dxa"/>
            <w:tcMar/>
          </w:tcPr>
          <w:p w:rsidRPr="0071014D" w:rsidR="000B7DCD" w:rsidP="000B7DCD" w:rsidRDefault="000B7DCD" w14:paraId="5378C663"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c>
          <w:tcPr>
            <w:tcW w:w="1530" w:type="dxa"/>
            <w:tcMar/>
          </w:tcPr>
          <w:p w:rsidRPr="0071014D" w:rsidR="000B7DCD" w:rsidP="000B7DCD" w:rsidRDefault="000B7DCD" w14:paraId="5B5FABAA" w14:textId="77777777">
            <w:pPr>
              <w:jc w:val="center"/>
              <w:rPr>
                <w:rFonts w:cstheme="minorHAnsi"/>
                <w:b/>
                <w:bCs/>
                <w:sz w:val="24"/>
                <w:szCs w:val="24"/>
                <w:shd w:val="clear" w:color="auto" w:fill="FFFFFF"/>
                <w:lang w:val="fr-CA"/>
              </w:rPr>
            </w:pPr>
            <w:r w:rsidRPr="0071014D">
              <w:rPr>
                <w:rFonts w:cstheme="minorHAnsi"/>
                <w:b/>
                <w:bCs/>
                <w:sz w:val="24"/>
                <w:szCs w:val="24"/>
                <w:shd w:val="clear" w:color="auto" w:fill="FFFFFF"/>
                <w:lang w:val="fr-CA"/>
              </w:rPr>
              <w:t>0</w:t>
            </w:r>
          </w:p>
        </w:tc>
      </w:tr>
    </w:tbl>
    <w:p w:rsidRPr="0071014D" w:rsidR="00F74EE3" w:rsidP="00F74EE3" w:rsidRDefault="00F74EE3" w14:paraId="1EFD0F64" w14:textId="77777777">
      <w:pPr>
        <w:spacing w:after="0"/>
        <w:rPr>
          <w:rFonts w:cstheme="minorHAnsi"/>
          <w:sz w:val="24"/>
          <w:szCs w:val="24"/>
          <w:highlight w:val="yellow"/>
          <w:shd w:val="clear" w:color="auto" w:fill="FFFFFF"/>
          <w:lang w:val="fr-CA"/>
        </w:rPr>
      </w:pPr>
    </w:p>
    <w:p w:rsidRPr="009612B9" w:rsidR="006F1B4B" w:rsidP="00C97942" w:rsidRDefault="006F1B4B" w14:paraId="68DF3B24" w14:textId="320E0F73">
      <w:pPr>
        <w:spacing w:after="0" w:line="240" w:lineRule="auto"/>
        <w:rPr>
          <w:rFonts w:cstheme="minorHAnsi"/>
          <w:sz w:val="24"/>
          <w:szCs w:val="24"/>
          <w:shd w:val="clear" w:color="auto" w:fill="FFFFFF"/>
          <w:lang w:val="fr-CA"/>
        </w:rPr>
      </w:pPr>
      <w:r w:rsidRPr="009612B9">
        <w:rPr>
          <w:rFonts w:cstheme="minorHAnsi"/>
          <w:sz w:val="24"/>
          <w:szCs w:val="24"/>
          <w:shd w:val="clear" w:color="auto" w:fill="FFFFFF"/>
          <w:lang w:val="fr-CA"/>
        </w:rPr>
        <w:t xml:space="preserve">Chacun des totaux de la Rangée </w:t>
      </w:r>
      <w:r w:rsidRPr="009612B9" w:rsidR="00241A30">
        <w:rPr>
          <w:rFonts w:cstheme="minorHAnsi"/>
          <w:sz w:val="24"/>
          <w:szCs w:val="24"/>
          <w:shd w:val="clear" w:color="auto" w:fill="FFFFFF"/>
          <w:lang w:val="fr-CA"/>
        </w:rPr>
        <w:t>11</w:t>
      </w:r>
      <w:r w:rsidRPr="009612B9">
        <w:rPr>
          <w:rFonts w:cstheme="minorHAnsi"/>
          <w:sz w:val="24"/>
          <w:szCs w:val="24"/>
          <w:shd w:val="clear" w:color="auto" w:fill="FFFFFF"/>
          <w:lang w:val="fr-CA"/>
        </w:rPr>
        <w:t xml:space="preserve"> doit être égal à la somme des Rangées 1 à </w:t>
      </w:r>
      <w:r w:rsidRPr="009612B9" w:rsidR="00241A30">
        <w:rPr>
          <w:rFonts w:cstheme="minorHAnsi"/>
          <w:sz w:val="24"/>
          <w:szCs w:val="24"/>
          <w:shd w:val="clear" w:color="auto" w:fill="FFFFFF"/>
          <w:lang w:val="fr-CA"/>
        </w:rPr>
        <w:t>10</w:t>
      </w:r>
      <w:r w:rsidRPr="009612B9">
        <w:rPr>
          <w:rFonts w:cstheme="minorHAnsi"/>
          <w:sz w:val="24"/>
          <w:szCs w:val="24"/>
          <w:shd w:val="clear" w:color="auto" w:fill="FFFFFF"/>
          <w:lang w:val="fr-CA"/>
        </w:rPr>
        <w:t xml:space="preserve"> des Colonnes correspondantes. Chacun des totaux de la Colonne 3 doit être égal à la somme des Colonnes 1 et 2 des Rangées correspondantes.</w:t>
      </w:r>
    </w:p>
    <w:p w:rsidRPr="009612B9" w:rsidR="006F1B4B" w:rsidP="00C97942" w:rsidRDefault="006F1B4B" w14:paraId="56ECC00C" w14:textId="77777777">
      <w:pPr>
        <w:spacing w:after="0" w:line="240" w:lineRule="auto"/>
        <w:rPr>
          <w:rFonts w:cstheme="minorHAnsi"/>
          <w:sz w:val="24"/>
          <w:szCs w:val="24"/>
          <w:shd w:val="clear" w:color="auto" w:fill="FFFFFF"/>
          <w:lang w:val="fr-CA"/>
        </w:rPr>
      </w:pPr>
    </w:p>
    <w:p w:rsidRPr="009612B9" w:rsidR="006F1B4B" w:rsidP="3F9AD875" w:rsidRDefault="006F1B4B" w14:paraId="539082BF" w14:textId="1D7A4847">
      <w:pPr>
        <w:spacing w:after="0" w:line="240" w:lineRule="auto"/>
        <w:rPr>
          <w:sz w:val="24"/>
          <w:szCs w:val="24"/>
          <w:shd w:val="clear" w:color="auto" w:fill="FFFFFF"/>
          <w:lang w:val="fr-CA"/>
        </w:rPr>
      </w:pPr>
      <w:r w:rsidRPr="3F9AD875" w:rsidR="006F1B4B">
        <w:rPr>
          <w:sz w:val="24"/>
          <w:szCs w:val="24"/>
          <w:shd w:val="clear" w:color="auto" w:fill="FFFFFF"/>
          <w:lang w:val="fr-CA"/>
        </w:rPr>
        <w:t xml:space="preserve">Le nombre total de demandes indiqué à la Rangée </w:t>
      </w:r>
      <w:r w:rsidRPr="3F9AD875" w:rsidR="00241A30">
        <w:rPr>
          <w:sz w:val="24"/>
          <w:szCs w:val="24"/>
          <w:shd w:val="clear" w:color="auto" w:fill="FFFFFF"/>
          <w:lang w:val="fr-CA"/>
        </w:rPr>
        <w:t>11</w:t>
      </w:r>
      <w:r w:rsidRPr="3F9AD875" w:rsidR="006F1B4B">
        <w:rPr>
          <w:sz w:val="24"/>
          <w:szCs w:val="24"/>
          <w:shd w:val="clear" w:color="auto" w:fill="FFFFFF"/>
          <w:lang w:val="fr-CA"/>
        </w:rPr>
        <w:t>, Colonne 3 doit être égal</w:t>
      </w:r>
      <w:r w:rsidRPr="3F9AD875" w:rsidR="00A135DD">
        <w:rPr>
          <w:sz w:val="24"/>
          <w:szCs w:val="24"/>
          <w:shd w:val="clear" w:color="auto" w:fill="FFFFFF"/>
          <w:lang w:val="fr-CA"/>
        </w:rPr>
        <w:t xml:space="preserve"> au nombre indiqué comme étant </w:t>
      </w:r>
      <w:r w:rsidRPr="3F9AD875" w:rsidR="00241A30">
        <w:rPr>
          <w:sz w:val="24"/>
          <w:szCs w:val="24"/>
          <w:shd w:val="clear" w:color="auto" w:fill="FFFFFF"/>
          <w:lang w:val="fr-CA"/>
        </w:rPr>
        <w:t>« </w:t>
      </w:r>
      <w:r w:rsidRPr="3F9AD875" w:rsidR="00A135DD">
        <w:rPr>
          <w:sz w:val="24"/>
          <w:szCs w:val="24"/>
          <w:shd w:val="clear" w:color="auto" w:fill="FFFFFF"/>
          <w:lang w:val="fr-CA"/>
        </w:rPr>
        <w:t>Reportées à la prochaine période d’établissement de rapport</w:t>
      </w:r>
      <w:r w:rsidRPr="3F9AD875" w:rsidR="008D1495">
        <w:rPr>
          <w:sz w:val="24"/>
          <w:szCs w:val="24"/>
          <w:shd w:val="clear" w:color="auto" w:fill="FFFFFF"/>
          <w:lang w:val="fr-CA"/>
        </w:rPr>
        <w:t>s</w:t>
      </w:r>
      <w:r w:rsidRPr="3F9AD875" w:rsidR="00241A30">
        <w:rPr>
          <w:sz w:val="24"/>
          <w:szCs w:val="24"/>
          <w:shd w:val="clear" w:color="auto" w:fill="FFFFFF"/>
          <w:lang w:val="fr-CA"/>
        </w:rPr>
        <w:t> »</w:t>
      </w:r>
      <w:r w:rsidRPr="3F9AD875" w:rsidR="00A135DD">
        <w:rPr>
          <w:sz w:val="24"/>
          <w:szCs w:val="24"/>
          <w:shd w:val="clear" w:color="auto" w:fill="FFFFFF"/>
          <w:lang w:val="fr-CA"/>
        </w:rPr>
        <w:t xml:space="preserve"> (Rangée 7, Colonne 1 de la Section 1.1)</w:t>
      </w:r>
      <w:r w:rsidRPr="3F9AD875" w:rsidR="006F1B4B">
        <w:rPr>
          <w:sz w:val="24"/>
          <w:szCs w:val="24"/>
          <w:shd w:val="clear" w:color="auto" w:fill="FFFFFF"/>
          <w:lang w:val="fr-CA"/>
        </w:rPr>
        <w:t xml:space="preserve"> du Rapport statistique de 20</w:t>
      </w:r>
      <w:r w:rsidRPr="3F9AD875" w:rsidR="50A953E8">
        <w:rPr>
          <w:sz w:val="24"/>
          <w:szCs w:val="24"/>
          <w:shd w:val="clear" w:color="auto" w:fill="FFFFFF"/>
          <w:lang w:val="fr-CA"/>
        </w:rPr>
        <w:t>2</w:t>
      </w:r>
      <w:r w:rsidR="00CE6463">
        <w:rPr>
          <w:sz w:val="24"/>
          <w:szCs w:val="24"/>
          <w:shd w:val="clear" w:color="auto" w:fill="FFFFFF"/>
          <w:lang w:val="fr-CA"/>
        </w:rPr>
        <w:t>5</w:t>
      </w:r>
      <w:r w:rsidRPr="3F9AD875" w:rsidR="000B7DCD">
        <w:rPr>
          <w:sz w:val="24"/>
          <w:szCs w:val="24"/>
          <w:shd w:val="clear" w:color="auto" w:fill="FFFFFF"/>
          <w:lang w:val="fr-CA"/>
        </w:rPr>
        <w:t>–</w:t>
      </w:r>
      <w:r w:rsidRPr="3F9AD875" w:rsidR="00CD5348">
        <w:rPr>
          <w:sz w:val="24"/>
          <w:szCs w:val="24"/>
          <w:shd w:val="clear" w:color="auto" w:fill="FFFFFF"/>
          <w:lang w:val="fr-CA"/>
        </w:rPr>
        <w:t>20</w:t>
      </w:r>
      <w:r w:rsidRPr="3F9AD875" w:rsidR="1E5C5C96">
        <w:rPr>
          <w:sz w:val="24"/>
          <w:szCs w:val="24"/>
          <w:shd w:val="clear" w:color="auto" w:fill="FFFFFF"/>
          <w:lang w:val="fr-CA"/>
        </w:rPr>
        <w:t>2</w:t>
      </w:r>
      <w:r w:rsidR="00CE6463">
        <w:rPr>
          <w:sz w:val="24"/>
          <w:szCs w:val="24"/>
          <w:shd w:val="clear" w:color="auto" w:fill="FFFFFF"/>
          <w:lang w:val="fr-CA"/>
        </w:rPr>
        <w:t>6</w:t>
      </w:r>
      <w:r w:rsidRPr="3F9AD875" w:rsidR="00CD5348">
        <w:rPr>
          <w:sz w:val="24"/>
          <w:szCs w:val="24"/>
          <w:shd w:val="clear" w:color="auto" w:fill="FFFFFF"/>
          <w:lang w:val="fr-CA"/>
        </w:rPr>
        <w:t xml:space="preserve"> sur</w:t>
      </w:r>
      <w:r w:rsidRPr="3F9AD875" w:rsidR="006F1B4B">
        <w:rPr>
          <w:sz w:val="24"/>
          <w:szCs w:val="24"/>
          <w:shd w:val="clear" w:color="auto" w:fill="FFFFFF"/>
          <w:lang w:val="fr-CA"/>
        </w:rPr>
        <w:t xml:space="preserve"> la </w:t>
      </w:r>
      <w:r w:rsidRPr="00707213" w:rsidR="00707213">
        <w:rPr>
          <w:sz w:val="24"/>
          <w:szCs w:val="24"/>
          <w:shd w:val="clear" w:color="auto" w:fill="FFFFFF"/>
          <w:lang w:val="fr-CA"/>
        </w:rPr>
        <w:t>LPRP</w:t>
      </w:r>
      <w:r w:rsidRPr="3F9AD875" w:rsidR="006F1B4B">
        <w:rPr>
          <w:sz w:val="24"/>
          <w:szCs w:val="24"/>
          <w:shd w:val="clear" w:color="auto" w:fill="FFFFFF"/>
          <w:lang w:val="fr-CA"/>
        </w:rPr>
        <w:t>.</w:t>
      </w:r>
    </w:p>
    <w:p w:rsidRPr="009612B9" w:rsidR="004855DC" w:rsidP="006F1B4B" w:rsidRDefault="004855DC" w14:paraId="33CA7C14" w14:textId="77777777">
      <w:pPr>
        <w:spacing w:after="0"/>
        <w:rPr>
          <w:rFonts w:cstheme="minorHAnsi"/>
          <w:sz w:val="24"/>
          <w:szCs w:val="24"/>
          <w:shd w:val="clear" w:color="auto" w:fill="FFFFFF"/>
          <w:lang w:val="fr-CA"/>
        </w:rPr>
      </w:pPr>
    </w:p>
    <w:p w:rsidRPr="009612B9" w:rsidR="00F74EE3" w:rsidP="00950188" w:rsidRDefault="00945418" w14:paraId="62FAD450" w14:textId="7414E2E7">
      <w:pPr>
        <w:pStyle w:val="Heading2"/>
      </w:pPr>
      <w:bookmarkStart w:name="Part4_2" w:id="345"/>
      <w:bookmarkStart w:name="_Toc132710757" w:id="346"/>
      <w:bookmarkStart w:name="_Toc168396320" w:id="347"/>
      <w:r w:rsidRPr="59442249" w:rsidR="00945418">
        <w:rPr>
          <w:rFonts w:cs="Calibri" w:cstheme="minorAscii"/>
          <w:shd w:val="clear" w:color="auto" w:fill="FFFFFF"/>
        </w:rPr>
        <w:t>2</w:t>
      </w:r>
      <w:r w:rsidRPr="59442249" w:rsidR="00F74EE3">
        <w:rPr>
          <w:rFonts w:cs="Calibri" w:cstheme="minorAscii"/>
          <w:shd w:val="clear" w:color="auto" w:fill="FFFFFF"/>
        </w:rPr>
        <w:t xml:space="preserve">.2 </w:t>
      </w:r>
      <w:del w:author="Demers, Marie-Michèle (she/her, elle)" w:date="2024-09-27T14:18:00Z" w16du:dateUtc="2024-09-27T18:18:00Z" w:id="348">
        <w:bookmarkEnd w:id="345"/>
      </w:del>
      <w:bookmarkEnd w:id="346"/>
      <w:bookmarkEnd w:id="347"/>
      <w:r w:rsidR="00974203">
        <w:rPr/>
        <w:t>Plaintes actives auprès du Commissaire à la protection de la vie privée du Canada, ventilées par période d’établissement de rapports reçue</w:t>
      </w:r>
    </w:p>
    <w:p w:rsidRPr="009612B9" w:rsidR="00DF5E16" w:rsidP="00F74EE3" w:rsidRDefault="00DF5E16" w14:paraId="33875A1C" w14:textId="77777777">
      <w:pPr>
        <w:spacing w:after="0"/>
        <w:rPr>
          <w:rFonts w:cstheme="minorHAnsi"/>
          <w:sz w:val="24"/>
          <w:szCs w:val="24"/>
          <w:highlight w:val="yellow"/>
          <w:shd w:val="clear" w:color="auto" w:fill="FFFFFF"/>
          <w:lang w:val="fr-CA"/>
        </w:rPr>
      </w:pPr>
    </w:p>
    <w:p w:rsidRPr="009612B9" w:rsidR="00F74EE3" w:rsidP="59442249" w:rsidRDefault="00D8320E" w14:paraId="3EEE6DDA" w14:textId="43EC1689">
      <w:pPr>
        <w:spacing w:line="240" w:lineRule="auto"/>
        <w:rPr>
          <w:rFonts w:cs="Calibri" w:cstheme="minorAscii"/>
          <w:sz w:val="24"/>
          <w:szCs w:val="24"/>
          <w:shd w:val="clear" w:color="auto" w:fill="FFFFFF"/>
          <w:lang w:val="fr-CA"/>
        </w:rPr>
      </w:pPr>
      <w:r w:rsidRPr="59442249" w:rsidR="00D8320E">
        <w:rPr>
          <w:rFonts w:cs="Calibri" w:cstheme="minorAscii"/>
          <w:sz w:val="24"/>
          <w:szCs w:val="24"/>
          <w:shd w:val="clear" w:color="auto" w:fill="FFFFFF"/>
          <w:lang w:val="fr-CA"/>
        </w:rPr>
        <w:t xml:space="preserve">Le tableau suivant indique le nombre de plaintes qui sont toujours </w:t>
      </w:r>
      <w:r w:rsidRPr="59442249" w:rsidR="00974203">
        <w:rPr>
          <w:rFonts w:cs="Calibri" w:cstheme="minorAscii"/>
          <w:sz w:val="24"/>
          <w:szCs w:val="24"/>
          <w:shd w:val="clear" w:color="auto" w:fill="FFFFFF"/>
          <w:lang w:val="fr-CA"/>
        </w:rPr>
        <w:t>actives</w:t>
      </w:r>
      <w:r w:rsidRPr="59442249" w:rsidR="00974203">
        <w:rPr>
          <w:rFonts w:cs="Calibri" w:cstheme="minorAscii"/>
          <w:sz w:val="24"/>
          <w:szCs w:val="24"/>
          <w:shd w:val="clear" w:color="auto" w:fill="FFFFFF"/>
          <w:lang w:val="fr-CA"/>
        </w:rPr>
        <w:t xml:space="preserve"> </w:t>
      </w:r>
      <w:r w:rsidRPr="59442249" w:rsidR="00D8320E">
        <w:rPr>
          <w:rFonts w:cs="Calibri" w:cstheme="minorAscii"/>
          <w:sz w:val="24"/>
          <w:szCs w:val="24"/>
          <w:shd w:val="clear" w:color="auto" w:fill="FFFFFF"/>
          <w:lang w:val="fr-CA"/>
        </w:rPr>
        <w:t xml:space="preserve">auprès du Commissariat à la protection de la vie privée et qui </w:t>
      </w:r>
      <w:r w:rsidRPr="59442249" w:rsidR="00974203">
        <w:rPr>
          <w:rFonts w:cs="Calibri" w:cstheme="minorAscii"/>
          <w:sz w:val="24"/>
          <w:szCs w:val="24"/>
          <w:shd w:val="clear" w:color="auto" w:fill="FFFFFF"/>
          <w:lang w:val="fr-CA"/>
        </w:rPr>
        <w:t>proviennent de</w:t>
      </w:r>
      <w:r w:rsidRPr="59442249" w:rsidR="00D8320E">
        <w:rPr>
          <w:rFonts w:cs="Calibri" w:cstheme="minorAscii"/>
          <w:sz w:val="24"/>
          <w:szCs w:val="24"/>
          <w:shd w:val="clear" w:color="auto" w:fill="FFFFFF"/>
          <w:lang w:val="fr-CA"/>
        </w:rPr>
        <w:t xml:space="preserve"> périodes d’établissement de rapport</w:t>
      </w:r>
      <w:r w:rsidRPr="59442249" w:rsidR="008D1495">
        <w:rPr>
          <w:rFonts w:cs="Calibri" w:cstheme="minorAscii"/>
          <w:sz w:val="24"/>
          <w:szCs w:val="24"/>
          <w:shd w:val="clear" w:color="auto" w:fill="FFFFFF"/>
          <w:lang w:val="fr-CA"/>
        </w:rPr>
        <w:t>s</w:t>
      </w:r>
      <w:r w:rsidRPr="59442249" w:rsidR="00D8320E">
        <w:rPr>
          <w:rFonts w:cs="Calibri" w:cstheme="minorAscii"/>
          <w:sz w:val="24"/>
          <w:szCs w:val="24"/>
          <w:shd w:val="clear" w:color="auto" w:fill="FFFFFF"/>
          <w:lang w:val="fr-CA"/>
        </w:rPr>
        <w:t xml:space="preserve"> précédentes, ventilées selon l</w:t>
      </w:r>
      <w:r w:rsidRPr="59442249" w:rsidR="00241A30">
        <w:rPr>
          <w:rFonts w:cs="Calibri" w:cstheme="minorAscii"/>
          <w:sz w:val="24"/>
          <w:szCs w:val="24"/>
          <w:shd w:val="clear" w:color="auto" w:fill="FFFFFF"/>
          <w:lang w:val="fr-CA"/>
        </w:rPr>
        <w:t xml:space="preserve">a </w:t>
      </w:r>
      <w:r w:rsidRPr="59442249" w:rsidR="000B7DCD">
        <w:rPr>
          <w:sz w:val="24"/>
          <w:szCs w:val="24"/>
          <w:lang w:val="fr-CA"/>
        </w:rPr>
        <w:t>période d’établissement de rapports</w:t>
      </w:r>
      <w:r w:rsidRPr="009612B9" w:rsidR="000B7DCD">
        <w:rPr>
          <w:rFonts w:eastAsia="Times New Roman"/>
          <w:lang w:val="fr-CA"/>
        </w:rPr>
        <w:t xml:space="preserve"> </w:t>
      </w:r>
      <w:r w:rsidRPr="59442249" w:rsidR="00D8320E">
        <w:rPr>
          <w:rFonts w:cs="Calibri" w:cstheme="minorAscii"/>
          <w:sz w:val="24"/>
          <w:szCs w:val="24"/>
          <w:shd w:val="clear" w:color="auto" w:fill="FFFFFF"/>
          <w:lang w:val="fr-CA"/>
        </w:rPr>
        <w:t>au cours d</w:t>
      </w:r>
      <w:r w:rsidRPr="59442249" w:rsidR="00974203">
        <w:rPr>
          <w:rFonts w:cs="Calibri" w:cstheme="minorAscii"/>
          <w:sz w:val="24"/>
          <w:szCs w:val="24"/>
          <w:shd w:val="clear" w:color="auto" w:fill="FFFFFF"/>
          <w:lang w:val="fr-CA"/>
        </w:rPr>
        <w:t>e la</w:t>
      </w:r>
      <w:r w:rsidRPr="59442249" w:rsidR="00D8320E">
        <w:rPr>
          <w:rFonts w:cs="Calibri" w:cstheme="minorAscii"/>
          <w:sz w:val="24"/>
          <w:szCs w:val="24"/>
          <w:shd w:val="clear" w:color="auto" w:fill="FFFFFF"/>
          <w:lang w:val="fr-CA"/>
        </w:rPr>
        <w:t>quel</w:t>
      </w:r>
      <w:r w:rsidRPr="59442249" w:rsidR="00974203">
        <w:rPr>
          <w:rFonts w:cs="Calibri" w:cstheme="minorAscii"/>
          <w:sz w:val="24"/>
          <w:szCs w:val="24"/>
          <w:shd w:val="clear" w:color="auto" w:fill="FFFFFF"/>
          <w:lang w:val="fr-CA"/>
        </w:rPr>
        <w:t>le</w:t>
      </w:r>
      <w:r w:rsidRPr="59442249" w:rsidR="00D8320E">
        <w:rPr>
          <w:rFonts w:cs="Calibri" w:cstheme="minorAscii"/>
          <w:sz w:val="24"/>
          <w:szCs w:val="24"/>
          <w:shd w:val="clear" w:color="auto" w:fill="FFFFFF"/>
          <w:lang w:val="fr-CA"/>
        </w:rPr>
        <w:t xml:space="preserve"> elles ont été reçues par </w:t>
      </w:r>
      <w:r w:rsidRPr="59442249" w:rsidR="00393717">
        <w:rPr>
          <w:rFonts w:cs="Calibri" w:cstheme="minorAscii"/>
          <w:sz w:val="24"/>
          <w:szCs w:val="24"/>
          <w:shd w:val="clear" w:color="auto" w:fill="FFFFFF"/>
          <w:lang w:val="fr-CA"/>
        </w:rPr>
        <w:t>l’institution</w:t>
      </w:r>
      <w:r w:rsidRPr="59442249" w:rsidR="00D8320E">
        <w:rPr>
          <w:rFonts w:cs="Calibri" w:cstheme="minorAscii"/>
          <w:sz w:val="24"/>
          <w:szCs w:val="24"/>
          <w:shd w:val="clear" w:color="auto" w:fill="FFFFFF"/>
          <w:lang w:val="fr-CA"/>
        </w:rPr>
        <w:t>.</w:t>
      </w:r>
    </w:p>
    <w:tbl>
      <w:tblPr>
        <w:tblStyle w:val="TableGrid"/>
        <w:tblW w:w="0" w:type="auto"/>
        <w:tblLook w:val="04A0" w:firstRow="1" w:lastRow="0" w:firstColumn="1" w:lastColumn="0" w:noHBand="0" w:noVBand="1"/>
      </w:tblPr>
      <w:tblGrid>
        <w:gridCol w:w="1620"/>
        <w:gridCol w:w="3510"/>
        <w:gridCol w:w="3117"/>
      </w:tblGrid>
      <w:tr w:rsidRPr="009612B9" w:rsidR="00F74EE3" w:rsidTr="59442249" w14:paraId="2D96CDA1" w14:textId="77777777">
        <w:tc>
          <w:tcPr>
            <w:tcW w:w="1620" w:type="dxa"/>
            <w:tcBorders>
              <w:top w:val="nil"/>
              <w:left w:val="nil"/>
              <w:bottom w:val="nil"/>
              <w:right w:val="nil"/>
            </w:tcBorders>
            <w:tcMar/>
          </w:tcPr>
          <w:p w:rsidRPr="009612B9" w:rsidR="00F74EE3" w:rsidP="0093108C" w:rsidRDefault="00F74EE3" w14:paraId="5BF91F75" w14:textId="77777777">
            <w:pPr>
              <w:rPr>
                <w:rFonts w:cstheme="minorHAnsi"/>
                <w:color w:val="444444"/>
                <w:sz w:val="24"/>
                <w:szCs w:val="24"/>
                <w:highlight w:val="yellow"/>
                <w:shd w:val="clear" w:color="auto" w:fill="FFFFFF"/>
                <w:lang w:val="fr-CA"/>
              </w:rPr>
            </w:pPr>
          </w:p>
        </w:tc>
        <w:tc>
          <w:tcPr>
            <w:tcW w:w="3510" w:type="dxa"/>
            <w:tcBorders>
              <w:top w:val="nil"/>
              <w:left w:val="nil"/>
              <w:bottom w:val="single" w:color="auto" w:sz="4" w:space="0"/>
              <w:right w:val="nil"/>
            </w:tcBorders>
            <w:tcMar/>
          </w:tcPr>
          <w:p w:rsidRPr="009612B9" w:rsidR="00F74EE3" w:rsidP="0093108C" w:rsidRDefault="00F74EE3" w14:paraId="7F38AE7B" w14:textId="77777777">
            <w:pPr>
              <w:rPr>
                <w:rFonts w:cstheme="minorHAnsi"/>
                <w:color w:val="444444"/>
                <w:sz w:val="24"/>
                <w:szCs w:val="24"/>
                <w:highlight w:val="yellow"/>
                <w:shd w:val="clear" w:color="auto" w:fill="FFFFFF"/>
                <w:lang w:val="fr-CA"/>
              </w:rPr>
            </w:pPr>
          </w:p>
        </w:tc>
        <w:tc>
          <w:tcPr>
            <w:tcW w:w="3117" w:type="dxa"/>
            <w:tcBorders>
              <w:top w:val="nil"/>
              <w:left w:val="nil"/>
              <w:bottom w:val="single" w:color="auto" w:sz="4" w:space="0"/>
              <w:right w:val="nil"/>
            </w:tcBorders>
            <w:tcMar/>
          </w:tcPr>
          <w:p w:rsidRPr="0071014D" w:rsidR="00F74EE3" w:rsidP="59442249" w:rsidRDefault="00F74EE3" w14:paraId="3C8AA2DD" w14:textId="520959E5">
            <w:pPr>
              <w:jc w:val="center"/>
              <w:rPr>
                <w:rFonts w:cs="Calibri" w:cstheme="minorAscii"/>
                <w:b w:val="1"/>
                <w:bCs w:val="1"/>
                <w:color w:val="444444"/>
                <w:sz w:val="24"/>
                <w:szCs w:val="24"/>
                <w:highlight w:val="yellow"/>
                <w:shd w:val="clear" w:color="auto" w:fill="FFFFFF"/>
                <w:lang w:val="fr-CA"/>
              </w:rPr>
            </w:pPr>
            <w:r w:rsidRPr="59442249" w:rsidR="004E653E">
              <w:rPr>
                <w:rFonts w:cs="Calibri" w:cstheme="minorAscii"/>
                <w:b w:val="1"/>
                <w:bCs w:val="1"/>
                <w:color w:val="0000FF"/>
                <w:sz w:val="24"/>
                <w:szCs w:val="24"/>
                <w:shd w:val="clear" w:color="auto" w:fill="FFFFFF"/>
                <w:lang w:val="fr-CA"/>
              </w:rPr>
              <w:t>Col.</w:t>
            </w:r>
            <w:r w:rsidRPr="59442249" w:rsidR="00F74EE3">
              <w:rPr>
                <w:rFonts w:cs="Calibri" w:cstheme="minorAscii"/>
                <w:b w:val="1"/>
                <w:bCs w:val="1"/>
                <w:color w:val="0000FF"/>
                <w:sz w:val="24"/>
                <w:szCs w:val="24"/>
                <w:shd w:val="clear" w:color="auto" w:fill="FFFFFF"/>
                <w:lang w:val="fr-CA"/>
              </w:rPr>
              <w:t xml:space="preserve"> 1</w:t>
            </w:r>
          </w:p>
        </w:tc>
      </w:tr>
      <w:tr w:rsidRPr="009612B9" w:rsidR="00F74EE3" w:rsidTr="59442249" w14:paraId="4D4E40AF" w14:textId="77777777">
        <w:tc>
          <w:tcPr>
            <w:tcW w:w="1620" w:type="dxa"/>
            <w:tcBorders>
              <w:top w:val="nil"/>
              <w:left w:val="nil"/>
              <w:bottom w:val="nil"/>
              <w:right w:val="single" w:color="auto" w:sz="4" w:space="0"/>
            </w:tcBorders>
            <w:tcMar/>
          </w:tcPr>
          <w:p w:rsidRPr="0071014D" w:rsidR="00F74EE3" w:rsidP="0093108C" w:rsidRDefault="00F74EE3" w14:paraId="0D5B6F0F" w14:textId="77777777">
            <w:pPr>
              <w:rPr>
                <w:rFonts w:cstheme="minorHAnsi"/>
                <w:color w:val="444444"/>
                <w:sz w:val="24"/>
                <w:szCs w:val="24"/>
                <w:highlight w:val="yellow"/>
                <w:shd w:val="clear" w:color="auto" w:fill="FFFFFF"/>
                <w:lang w:val="fr-CA"/>
              </w:rPr>
            </w:pPr>
          </w:p>
        </w:tc>
        <w:tc>
          <w:tcPr>
            <w:tcW w:w="3510" w:type="dxa"/>
            <w:tcBorders>
              <w:top w:val="single" w:color="auto" w:sz="4" w:space="0"/>
              <w:left w:val="single" w:color="auto" w:sz="4" w:space="0"/>
            </w:tcBorders>
            <w:tcMar/>
            <w:vAlign w:val="center"/>
          </w:tcPr>
          <w:p w:rsidRPr="009612B9" w:rsidR="00F74EE3" w:rsidP="59442249" w:rsidRDefault="00D62224" w14:paraId="07C05690" w14:textId="40FA5DCF">
            <w:pPr>
              <w:jc w:val="center"/>
              <w:rPr>
                <w:rFonts w:cs="Calibri" w:cstheme="minorAscii"/>
                <w:b w:val="1"/>
                <w:bCs w:val="1"/>
                <w:color w:val="444444"/>
                <w:sz w:val="24"/>
                <w:szCs w:val="24"/>
                <w:highlight w:val="yellow"/>
                <w:shd w:val="clear" w:color="auto" w:fill="FFFFFF"/>
                <w:lang w:val="fr-CA"/>
              </w:rPr>
            </w:pPr>
            <w:r w:rsidRPr="59442249" w:rsidR="75E999F2">
              <w:rPr>
                <w:rFonts w:eastAsia="Times New Roman"/>
                <w:b w:val="1"/>
                <w:bCs w:val="1"/>
                <w:sz w:val="24"/>
                <w:szCs w:val="24"/>
                <w:lang w:val="fr-CA"/>
              </w:rPr>
              <w:t>P</w:t>
            </w:r>
            <w:r w:rsidRPr="59442249" w:rsidR="000B7DCD">
              <w:rPr>
                <w:rFonts w:eastAsia="Times New Roman"/>
                <w:b w:val="1"/>
                <w:bCs w:val="1"/>
                <w:sz w:val="24"/>
                <w:szCs w:val="24"/>
                <w:lang w:val="fr-CA"/>
              </w:rPr>
              <w:t xml:space="preserve">ériode d’établissement de rapports </w:t>
            </w:r>
            <w:r w:rsidRPr="59442249" w:rsidR="00D8320E">
              <w:rPr>
                <w:rFonts w:eastAsia="Times New Roman" w:cs="Calibri" w:cstheme="minorAscii"/>
                <w:b w:val="1"/>
                <w:bCs w:val="1"/>
                <w:sz w:val="24"/>
                <w:szCs w:val="24"/>
                <w:lang w:val="fr-CA" w:eastAsia="en-CA"/>
              </w:rPr>
              <w:t>au cours d</w:t>
            </w:r>
            <w:r w:rsidRPr="59442249" w:rsidR="00974203">
              <w:rPr>
                <w:rFonts w:eastAsia="Times New Roman" w:cs="Calibri" w:cstheme="minorAscii"/>
                <w:b w:val="1"/>
                <w:bCs w:val="1"/>
                <w:sz w:val="24"/>
                <w:szCs w:val="24"/>
                <w:lang w:val="fr-CA" w:eastAsia="en-CA"/>
              </w:rPr>
              <w:t>e la</w:t>
            </w:r>
            <w:r w:rsidRPr="59442249" w:rsidR="00D8320E">
              <w:rPr>
                <w:rFonts w:eastAsia="Times New Roman" w:cs="Calibri" w:cstheme="minorAscii"/>
                <w:b w:val="1"/>
                <w:bCs w:val="1"/>
                <w:sz w:val="24"/>
                <w:szCs w:val="24"/>
                <w:lang w:val="fr-CA" w:eastAsia="en-CA"/>
              </w:rPr>
              <w:t>quel</w:t>
            </w:r>
            <w:r w:rsidRPr="59442249" w:rsidR="00974203">
              <w:rPr>
                <w:rFonts w:eastAsia="Times New Roman" w:cs="Calibri" w:cstheme="minorAscii"/>
                <w:b w:val="1"/>
                <w:bCs w:val="1"/>
                <w:sz w:val="24"/>
                <w:szCs w:val="24"/>
                <w:lang w:val="fr-CA" w:eastAsia="en-CA"/>
              </w:rPr>
              <w:t>le</w:t>
            </w:r>
            <w:r w:rsidRPr="59442249" w:rsidR="00D8320E">
              <w:rPr>
                <w:rFonts w:eastAsia="Times New Roman" w:cs="Calibri" w:cstheme="minorAscii"/>
                <w:b w:val="1"/>
                <w:bCs w:val="1"/>
                <w:sz w:val="24"/>
                <w:szCs w:val="24"/>
                <w:lang w:val="fr-CA" w:eastAsia="en-CA"/>
              </w:rPr>
              <w:t xml:space="preserve"> les plaintes </w:t>
            </w:r>
            <w:r w:rsidRPr="59442249" w:rsidR="00974203">
              <w:rPr>
                <w:rFonts w:eastAsia="Times New Roman" w:cs="Calibri" w:cstheme="minorAscii"/>
                <w:b w:val="1"/>
                <w:bCs w:val="1"/>
                <w:sz w:val="24"/>
                <w:szCs w:val="24"/>
                <w:lang w:val="fr-CA" w:eastAsia="en-CA"/>
              </w:rPr>
              <w:t>actives</w:t>
            </w:r>
            <w:r w:rsidRPr="59442249" w:rsidR="00974203">
              <w:rPr>
                <w:rFonts w:eastAsia="Times New Roman" w:cs="Calibri" w:cstheme="minorAscii"/>
                <w:b w:val="1"/>
                <w:bCs w:val="1"/>
                <w:sz w:val="24"/>
                <w:szCs w:val="24"/>
                <w:lang w:val="fr-CA" w:eastAsia="en-CA"/>
              </w:rPr>
              <w:t xml:space="preserve"> </w:t>
            </w:r>
            <w:r w:rsidRPr="59442249" w:rsidR="00D8320E">
              <w:rPr>
                <w:rFonts w:eastAsia="Times New Roman" w:cs="Calibri" w:cstheme="minorAscii"/>
                <w:b w:val="1"/>
                <w:bCs w:val="1"/>
                <w:sz w:val="24"/>
                <w:szCs w:val="24"/>
                <w:lang w:val="fr-CA" w:eastAsia="en-CA"/>
              </w:rPr>
              <w:t>ont été reçues par l’institution</w:t>
            </w:r>
          </w:p>
        </w:tc>
        <w:tc>
          <w:tcPr>
            <w:tcW w:w="3117" w:type="dxa"/>
            <w:tcBorders>
              <w:top w:val="single" w:color="auto" w:sz="4" w:space="0"/>
            </w:tcBorders>
            <w:tcMar/>
            <w:vAlign w:val="center"/>
          </w:tcPr>
          <w:p w:rsidRPr="0071014D" w:rsidR="00F74EE3" w:rsidP="59442249" w:rsidRDefault="00D8320E" w14:paraId="78C58A0E" w14:textId="4F5828F8">
            <w:pPr>
              <w:jc w:val="center"/>
              <w:rPr>
                <w:rFonts w:cs="Calibri" w:cstheme="minorAscii"/>
                <w:color w:val="444444"/>
                <w:sz w:val="24"/>
                <w:szCs w:val="24"/>
                <w:highlight w:val="yellow"/>
                <w:shd w:val="clear" w:color="auto" w:fill="FFFFFF"/>
                <w:lang w:val="fr-CA"/>
              </w:rPr>
            </w:pPr>
            <w:r w:rsidRPr="59442249" w:rsidR="00D8320E">
              <w:rPr>
                <w:rFonts w:eastAsia="Times New Roman" w:cs="Calibri" w:cstheme="minorAscii"/>
                <w:b w:val="1"/>
                <w:bCs w:val="1"/>
                <w:sz w:val="24"/>
                <w:szCs w:val="24"/>
                <w:lang w:val="fr-CA" w:eastAsia="en-CA"/>
              </w:rPr>
              <w:t>Nombre de plaint</w:t>
            </w:r>
            <w:r w:rsidRPr="59442249" w:rsidR="00B66DCA">
              <w:rPr>
                <w:rFonts w:eastAsia="Times New Roman" w:cs="Calibri" w:cstheme="minorAscii"/>
                <w:b w:val="1"/>
                <w:bCs w:val="1"/>
                <w:sz w:val="24"/>
                <w:szCs w:val="24"/>
                <w:lang w:val="fr-CA" w:eastAsia="en-CA"/>
              </w:rPr>
              <w:t>e</w:t>
            </w:r>
            <w:r w:rsidRPr="59442249" w:rsidR="00D8320E">
              <w:rPr>
                <w:rFonts w:eastAsia="Times New Roman" w:cs="Calibri" w:cstheme="minorAscii"/>
                <w:b w:val="1"/>
                <w:bCs w:val="1"/>
                <w:sz w:val="24"/>
                <w:szCs w:val="24"/>
                <w:lang w:val="fr-CA" w:eastAsia="en-CA"/>
              </w:rPr>
              <w:t xml:space="preserve">s </w:t>
            </w:r>
            <w:r w:rsidRPr="59442249" w:rsidR="00974203">
              <w:rPr>
                <w:rFonts w:eastAsia="Times New Roman" w:cs="Calibri" w:cstheme="minorAscii"/>
                <w:b w:val="1"/>
                <w:bCs w:val="1"/>
                <w:sz w:val="24"/>
                <w:szCs w:val="24"/>
                <w:lang w:val="fr-CA" w:eastAsia="en-CA"/>
              </w:rPr>
              <w:t>actives</w:t>
            </w:r>
          </w:p>
        </w:tc>
      </w:tr>
      <w:tr w:rsidR="00CE6463" w:rsidTr="59442249" w14:paraId="5B4386BE" w14:textId="77777777">
        <w:trPr>
          <w:trHeight w:val="300"/>
        </w:trPr>
        <w:tc>
          <w:tcPr>
            <w:tcW w:w="1620" w:type="dxa"/>
            <w:tcBorders>
              <w:top w:val="nil"/>
              <w:left w:val="nil"/>
              <w:bottom w:val="nil"/>
              <w:right w:val="single" w:color="auto" w:sz="4" w:space="0"/>
            </w:tcBorders>
            <w:tcMar/>
          </w:tcPr>
          <w:p w:rsidR="00CE6463" w:rsidP="00CE6463" w:rsidRDefault="00CE6463" w14:paraId="5508C113" w14:textId="115E62F1">
            <w:pPr>
              <w:jc w:val="right"/>
              <w:rPr>
                <w:b/>
                <w:bCs/>
                <w:color w:val="0000FF"/>
                <w:sz w:val="24"/>
                <w:szCs w:val="24"/>
                <w:lang w:val="fr-CA"/>
              </w:rPr>
            </w:pPr>
            <w:r w:rsidRPr="7213E53D">
              <w:rPr>
                <w:b/>
                <w:bCs/>
                <w:color w:val="0000FF"/>
                <w:sz w:val="24"/>
                <w:szCs w:val="24"/>
                <w:lang w:val="fr-CA"/>
              </w:rPr>
              <w:t>Rangée 1</w:t>
            </w:r>
          </w:p>
        </w:tc>
        <w:tc>
          <w:tcPr>
            <w:tcW w:w="3510" w:type="dxa"/>
            <w:tcBorders>
              <w:left w:val="single" w:color="auto" w:sz="4" w:space="0"/>
            </w:tcBorders>
            <w:tcMar/>
            <w:vAlign w:val="center"/>
          </w:tcPr>
          <w:p w:rsidR="00CE6463" w:rsidP="00CE6463" w:rsidRDefault="00CE6463" w14:paraId="7F3BC483" w14:textId="5AC7EEC4">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202</w:t>
            </w:r>
            <w:r w:rsidRPr="59442249" w:rsidR="00CE6463">
              <w:rPr>
                <w:rFonts w:eastAsia="Times New Roman"/>
                <w:b w:val="1"/>
                <w:bCs w:val="1"/>
                <w:sz w:val="24"/>
                <w:szCs w:val="24"/>
                <w:lang w:val="fr-CA" w:eastAsia="en-CA"/>
              </w:rPr>
              <w:t>5</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6</w:t>
            </w:r>
          </w:p>
        </w:tc>
        <w:tc>
          <w:tcPr>
            <w:tcW w:w="3117" w:type="dxa"/>
            <w:tcMar/>
          </w:tcPr>
          <w:p w:rsidR="00CE6463" w:rsidP="00CE6463" w:rsidRDefault="00CE6463" w14:paraId="14B00A46" w14:textId="6FF20C6B">
            <w:pPr>
              <w:jc w:val="center"/>
              <w:rPr>
                <w:sz w:val="24"/>
                <w:szCs w:val="24"/>
                <w:lang w:val="fr-CA"/>
              </w:rPr>
            </w:pPr>
            <w:r w:rsidRPr="7213E53D">
              <w:rPr>
                <w:sz w:val="24"/>
                <w:szCs w:val="24"/>
                <w:lang w:val="fr-CA"/>
              </w:rPr>
              <w:t>0</w:t>
            </w:r>
          </w:p>
        </w:tc>
      </w:tr>
      <w:tr w:rsidRPr="009612B9" w:rsidR="00CE6463" w:rsidTr="59442249" w14:paraId="6AB0DB24" w14:textId="77777777">
        <w:tc>
          <w:tcPr>
            <w:tcW w:w="1620" w:type="dxa"/>
            <w:tcBorders>
              <w:top w:val="nil"/>
              <w:left w:val="nil"/>
              <w:bottom w:val="nil"/>
              <w:right w:val="single" w:color="auto" w:sz="4" w:space="0"/>
            </w:tcBorders>
            <w:tcMar/>
          </w:tcPr>
          <w:p w:rsidR="00CE6463" w:rsidP="00CE6463" w:rsidRDefault="00CE6463" w14:paraId="7841CF3C" w14:textId="2BCBABA1">
            <w:pPr>
              <w:jc w:val="right"/>
              <w:rPr>
                <w:b/>
                <w:bCs/>
                <w:color w:val="0000FF"/>
                <w:sz w:val="24"/>
                <w:szCs w:val="24"/>
                <w:lang w:val="fr-CA"/>
              </w:rPr>
            </w:pPr>
            <w:r w:rsidRPr="7213E53D">
              <w:rPr>
                <w:b/>
                <w:bCs/>
                <w:color w:val="0000FF"/>
                <w:sz w:val="24"/>
                <w:szCs w:val="24"/>
                <w:lang w:val="fr-CA"/>
              </w:rPr>
              <w:t>Rangée 2</w:t>
            </w:r>
          </w:p>
        </w:tc>
        <w:tc>
          <w:tcPr>
            <w:tcW w:w="3510" w:type="dxa"/>
            <w:tcBorders>
              <w:left w:val="single" w:color="auto" w:sz="4" w:space="0"/>
            </w:tcBorders>
            <w:tcMar/>
            <w:vAlign w:val="center"/>
          </w:tcPr>
          <w:p w:rsidRPr="0071014D" w:rsidR="00CE6463" w:rsidP="00CE6463" w:rsidRDefault="00CE6463" w14:paraId="279229E0" w14:textId="7A311A73">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202</w:t>
            </w:r>
            <w:r w:rsidRPr="59442249" w:rsidR="00CE6463">
              <w:rPr>
                <w:rFonts w:eastAsia="Times New Roman"/>
                <w:b w:val="1"/>
                <w:bCs w:val="1"/>
                <w:sz w:val="24"/>
                <w:szCs w:val="24"/>
                <w:lang w:val="fr-CA" w:eastAsia="en-CA"/>
              </w:rPr>
              <w:t>4</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5</w:t>
            </w:r>
          </w:p>
        </w:tc>
        <w:tc>
          <w:tcPr>
            <w:tcW w:w="3117" w:type="dxa"/>
            <w:tcMar/>
          </w:tcPr>
          <w:p w:rsidRPr="0071014D" w:rsidR="00CE6463" w:rsidP="00CE6463" w:rsidRDefault="00CE6463" w14:paraId="2D5D2DC0" w14:textId="6A7C78D2">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CE6463" w:rsidTr="59442249" w14:paraId="1BC8D25A" w14:textId="77777777">
        <w:tc>
          <w:tcPr>
            <w:tcW w:w="1620" w:type="dxa"/>
            <w:tcBorders>
              <w:top w:val="nil"/>
              <w:left w:val="nil"/>
              <w:bottom w:val="nil"/>
              <w:right w:val="single" w:color="auto" w:sz="4" w:space="0"/>
            </w:tcBorders>
            <w:tcMar/>
          </w:tcPr>
          <w:p w:rsidR="00CE6463" w:rsidP="00CE6463" w:rsidRDefault="00CE6463" w14:paraId="5CCDC0DA" w14:textId="4640260E">
            <w:pPr>
              <w:jc w:val="right"/>
              <w:rPr>
                <w:b/>
                <w:bCs/>
                <w:color w:val="0000FF"/>
                <w:sz w:val="24"/>
                <w:szCs w:val="24"/>
                <w:highlight w:val="yellow"/>
                <w:lang w:val="fr-CA"/>
              </w:rPr>
            </w:pPr>
            <w:r w:rsidRPr="7213E53D">
              <w:rPr>
                <w:b/>
                <w:bCs/>
                <w:color w:val="0000FF"/>
                <w:sz w:val="24"/>
                <w:szCs w:val="24"/>
                <w:lang w:val="fr-CA"/>
              </w:rPr>
              <w:t>Rangée 3</w:t>
            </w:r>
          </w:p>
        </w:tc>
        <w:tc>
          <w:tcPr>
            <w:tcW w:w="3510" w:type="dxa"/>
            <w:tcBorders>
              <w:left w:val="single" w:color="auto" w:sz="4" w:space="0"/>
            </w:tcBorders>
            <w:tcMar/>
            <w:vAlign w:val="center"/>
          </w:tcPr>
          <w:p w:rsidRPr="0071014D" w:rsidR="00CE6463" w:rsidP="00CE6463" w:rsidRDefault="00CE6463" w14:paraId="39F4C625" w14:textId="4FB04911">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202</w:t>
            </w:r>
            <w:r w:rsidRPr="59442249" w:rsidR="00CE6463">
              <w:rPr>
                <w:rFonts w:eastAsia="Times New Roman"/>
                <w:b w:val="1"/>
                <w:bCs w:val="1"/>
                <w:sz w:val="24"/>
                <w:szCs w:val="24"/>
                <w:lang w:val="fr-CA" w:eastAsia="en-CA"/>
              </w:rPr>
              <w:t>3</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4</w:t>
            </w:r>
          </w:p>
        </w:tc>
        <w:tc>
          <w:tcPr>
            <w:tcW w:w="3117" w:type="dxa"/>
            <w:tcMar/>
          </w:tcPr>
          <w:p w:rsidRPr="0071014D" w:rsidR="00CE6463" w:rsidP="00CE6463" w:rsidRDefault="00CE6463" w14:paraId="7E624A49" w14:textId="79964569">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CE6463" w:rsidTr="59442249" w14:paraId="15D65EF6" w14:textId="77777777">
        <w:tc>
          <w:tcPr>
            <w:tcW w:w="1620" w:type="dxa"/>
            <w:tcBorders>
              <w:top w:val="nil"/>
              <w:left w:val="nil"/>
              <w:bottom w:val="nil"/>
              <w:right w:val="single" w:color="auto" w:sz="4" w:space="0"/>
            </w:tcBorders>
            <w:tcMar/>
          </w:tcPr>
          <w:p w:rsidR="00CE6463" w:rsidP="00CE6463" w:rsidRDefault="00CE6463" w14:paraId="419FAF0A" w14:textId="05945A2C">
            <w:pPr>
              <w:jc w:val="right"/>
              <w:rPr>
                <w:b/>
                <w:bCs/>
                <w:color w:val="0000FF"/>
                <w:sz w:val="24"/>
                <w:szCs w:val="24"/>
                <w:highlight w:val="yellow"/>
                <w:lang w:val="fr-CA"/>
              </w:rPr>
            </w:pPr>
            <w:r w:rsidRPr="7213E53D">
              <w:rPr>
                <w:b/>
                <w:bCs/>
                <w:color w:val="0000FF"/>
                <w:sz w:val="24"/>
                <w:szCs w:val="24"/>
                <w:lang w:val="fr-CA"/>
              </w:rPr>
              <w:t>Rangée 4</w:t>
            </w:r>
          </w:p>
        </w:tc>
        <w:tc>
          <w:tcPr>
            <w:tcW w:w="3510" w:type="dxa"/>
            <w:tcBorders>
              <w:left w:val="single" w:color="auto" w:sz="4" w:space="0"/>
            </w:tcBorders>
            <w:tcMar/>
            <w:vAlign w:val="center"/>
          </w:tcPr>
          <w:p w:rsidRPr="0071014D" w:rsidR="00CE6463" w:rsidP="59442249" w:rsidRDefault="00CE6463" w14:paraId="7C0D63F8" w14:textId="56131619">
            <w:pPr>
              <w:rPr>
                <w:rFonts w:eastAsia="Times New Roman"/>
                <w:b w:val="1"/>
                <w:bCs w:val="1"/>
                <w:sz w:val="24"/>
                <w:szCs w:val="24"/>
                <w:shd w:val="clear" w:color="auto" w:fill="FFFFFF"/>
                <w:lang w:val="fr-CA" w:eastAsia="en-CA"/>
              </w:rPr>
            </w:pPr>
            <w:r w:rsidRPr="59442249" w:rsidR="00CE6463">
              <w:rPr>
                <w:rFonts w:eastAsia="Times New Roman"/>
                <w:b w:val="1"/>
                <w:bCs w:val="1"/>
                <w:sz w:val="24"/>
                <w:szCs w:val="24"/>
                <w:lang w:val="fr-CA" w:eastAsia="en-CA"/>
              </w:rPr>
              <w:t>Reçues en 202</w:t>
            </w:r>
            <w:r w:rsidRPr="59442249" w:rsidR="00CE6463">
              <w:rPr>
                <w:rFonts w:eastAsia="Times New Roman"/>
                <w:b w:val="1"/>
                <w:bCs w:val="1"/>
                <w:sz w:val="24"/>
                <w:szCs w:val="24"/>
                <w:lang w:val="fr-CA" w:eastAsia="en-CA"/>
              </w:rPr>
              <w:t>2</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3</w:t>
            </w:r>
          </w:p>
        </w:tc>
        <w:tc>
          <w:tcPr>
            <w:tcW w:w="3117" w:type="dxa"/>
            <w:tcMar/>
          </w:tcPr>
          <w:p w:rsidRPr="0071014D" w:rsidR="00CE6463" w:rsidP="00CE6463" w:rsidRDefault="00CE6463" w14:paraId="28C12C89" w14:textId="6D2C6895">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4CCFA3B3" w14:textId="77777777">
        <w:tc>
          <w:tcPr>
            <w:tcW w:w="1620" w:type="dxa"/>
            <w:tcBorders>
              <w:top w:val="nil"/>
              <w:left w:val="nil"/>
              <w:bottom w:val="nil"/>
              <w:right w:val="single" w:color="auto" w:sz="4" w:space="0"/>
            </w:tcBorders>
            <w:tcMar/>
          </w:tcPr>
          <w:p w:rsidR="00CE6463" w:rsidP="00CE6463" w:rsidRDefault="00CE6463" w14:paraId="1BFE739C" w14:textId="5A1E8155">
            <w:pPr>
              <w:jc w:val="right"/>
              <w:rPr>
                <w:b/>
                <w:bCs/>
                <w:color w:val="0000FF"/>
                <w:sz w:val="24"/>
                <w:szCs w:val="24"/>
                <w:highlight w:val="yellow"/>
                <w:lang w:val="fr-CA"/>
              </w:rPr>
            </w:pPr>
            <w:r w:rsidRPr="7213E53D">
              <w:rPr>
                <w:b/>
                <w:bCs/>
                <w:color w:val="0000FF"/>
                <w:sz w:val="24"/>
                <w:szCs w:val="24"/>
                <w:lang w:val="fr-CA"/>
              </w:rPr>
              <w:t>Rangée 5</w:t>
            </w:r>
          </w:p>
        </w:tc>
        <w:tc>
          <w:tcPr>
            <w:tcW w:w="3510" w:type="dxa"/>
            <w:tcBorders>
              <w:left w:val="single" w:color="auto" w:sz="4" w:space="0"/>
            </w:tcBorders>
            <w:tcMar/>
            <w:vAlign w:val="center"/>
          </w:tcPr>
          <w:p w:rsidRPr="0071014D" w:rsidR="00CE6463" w:rsidP="59442249" w:rsidRDefault="00CE6463" w14:paraId="6297AA63" w14:textId="4222B9FA">
            <w:pPr>
              <w:rPr>
                <w:rFonts w:eastAsia="Times New Roman"/>
                <w:b w:val="1"/>
                <w:bCs w:val="1"/>
                <w:sz w:val="24"/>
                <w:szCs w:val="24"/>
                <w:shd w:val="clear" w:color="auto" w:fill="FFFFFF"/>
                <w:lang w:val="fr-CA" w:eastAsia="en-CA"/>
              </w:rPr>
            </w:pPr>
            <w:r w:rsidRPr="59442249" w:rsidR="00CE6463">
              <w:rPr>
                <w:rFonts w:eastAsia="Times New Roman"/>
                <w:b w:val="1"/>
                <w:bCs w:val="1"/>
                <w:sz w:val="24"/>
                <w:szCs w:val="24"/>
                <w:lang w:val="fr-CA" w:eastAsia="en-CA"/>
              </w:rPr>
              <w:t>Reçues en 202</w:t>
            </w:r>
            <w:r w:rsidRPr="59442249" w:rsidR="00CE6463">
              <w:rPr>
                <w:rFonts w:eastAsia="Times New Roman"/>
                <w:b w:val="1"/>
                <w:bCs w:val="1"/>
                <w:sz w:val="24"/>
                <w:szCs w:val="24"/>
                <w:lang w:val="fr-CA" w:eastAsia="en-CA"/>
              </w:rPr>
              <w:t>1</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2</w:t>
            </w:r>
          </w:p>
        </w:tc>
        <w:tc>
          <w:tcPr>
            <w:tcW w:w="3117" w:type="dxa"/>
            <w:tcMar/>
          </w:tcPr>
          <w:p w:rsidRPr="0071014D" w:rsidR="00CE6463" w:rsidP="00CE6463" w:rsidRDefault="00CE6463" w14:paraId="6F70934B" w14:textId="4DB96AD0">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31E7BC19" w14:textId="77777777">
        <w:tc>
          <w:tcPr>
            <w:tcW w:w="1620" w:type="dxa"/>
            <w:tcBorders>
              <w:top w:val="nil"/>
              <w:left w:val="nil"/>
              <w:bottom w:val="nil"/>
              <w:right w:val="single" w:color="auto" w:sz="4" w:space="0"/>
            </w:tcBorders>
            <w:tcMar/>
          </w:tcPr>
          <w:p w:rsidR="00CE6463" w:rsidP="00CE6463" w:rsidRDefault="00CE6463" w14:paraId="1BCA3937" w14:textId="4A3DB998">
            <w:pPr>
              <w:jc w:val="right"/>
              <w:rPr>
                <w:b/>
                <w:bCs/>
                <w:color w:val="0000FF"/>
                <w:sz w:val="24"/>
                <w:szCs w:val="24"/>
                <w:highlight w:val="yellow"/>
                <w:lang w:val="fr-CA"/>
              </w:rPr>
            </w:pPr>
            <w:r w:rsidRPr="7213E53D">
              <w:rPr>
                <w:b/>
                <w:bCs/>
                <w:color w:val="0000FF"/>
                <w:sz w:val="24"/>
                <w:szCs w:val="24"/>
                <w:lang w:val="fr-CA"/>
              </w:rPr>
              <w:t>Rangée 6</w:t>
            </w:r>
          </w:p>
        </w:tc>
        <w:tc>
          <w:tcPr>
            <w:tcW w:w="3510" w:type="dxa"/>
            <w:tcBorders>
              <w:left w:val="single" w:color="auto" w:sz="4" w:space="0"/>
            </w:tcBorders>
            <w:tcMar/>
            <w:vAlign w:val="center"/>
          </w:tcPr>
          <w:p w:rsidRPr="0071014D" w:rsidR="00CE6463" w:rsidP="59442249" w:rsidRDefault="00CE6463" w14:paraId="13554F22" w14:textId="747B3C4E">
            <w:pPr>
              <w:rPr>
                <w:rFonts w:eastAsia="Times New Roman"/>
                <w:b w:val="1"/>
                <w:bCs w:val="1"/>
                <w:sz w:val="24"/>
                <w:szCs w:val="24"/>
                <w:shd w:val="clear" w:color="auto" w:fill="FFFFFF"/>
                <w:lang w:val="fr-CA" w:eastAsia="en-CA"/>
              </w:rPr>
            </w:pPr>
            <w:r w:rsidRPr="59442249" w:rsidR="00CE6463">
              <w:rPr>
                <w:rFonts w:eastAsia="Times New Roman"/>
                <w:b w:val="1"/>
                <w:bCs w:val="1"/>
                <w:sz w:val="24"/>
                <w:szCs w:val="24"/>
                <w:lang w:val="fr-CA" w:eastAsia="en-CA"/>
              </w:rPr>
              <w:t>Reçues en 20</w:t>
            </w:r>
            <w:r w:rsidRPr="59442249" w:rsidR="00CE6463">
              <w:rPr>
                <w:rFonts w:eastAsia="Times New Roman"/>
                <w:b w:val="1"/>
                <w:bCs w:val="1"/>
                <w:sz w:val="24"/>
                <w:szCs w:val="24"/>
                <w:lang w:val="fr-CA" w:eastAsia="en-CA"/>
              </w:rPr>
              <w:t>20</w:t>
            </w:r>
            <w:r w:rsidRPr="59442249" w:rsidR="00CE6463">
              <w:rPr>
                <w:rFonts w:eastAsia="Times New Roman"/>
                <w:b w:val="1"/>
                <w:bCs w:val="1"/>
                <w:sz w:val="24"/>
                <w:szCs w:val="24"/>
                <w:lang w:val="fr-CA" w:eastAsia="en-CA"/>
              </w:rPr>
              <w:t>-202</w:t>
            </w:r>
            <w:r w:rsidRPr="59442249" w:rsidR="00CE6463">
              <w:rPr>
                <w:rFonts w:eastAsia="Times New Roman"/>
                <w:b w:val="1"/>
                <w:bCs w:val="1"/>
                <w:sz w:val="24"/>
                <w:szCs w:val="24"/>
                <w:lang w:val="fr-CA" w:eastAsia="en-CA"/>
              </w:rPr>
              <w:t>1</w:t>
            </w:r>
          </w:p>
        </w:tc>
        <w:tc>
          <w:tcPr>
            <w:tcW w:w="3117" w:type="dxa"/>
            <w:tcMar/>
          </w:tcPr>
          <w:p w:rsidRPr="0071014D" w:rsidR="00CE6463" w:rsidP="00CE6463" w:rsidRDefault="00CE6463" w14:paraId="4AC991B5" w14:textId="3D215E84">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5FCBEBC4" w14:textId="77777777">
        <w:tc>
          <w:tcPr>
            <w:tcW w:w="1620" w:type="dxa"/>
            <w:tcBorders>
              <w:top w:val="nil"/>
              <w:left w:val="nil"/>
              <w:bottom w:val="nil"/>
              <w:right w:val="single" w:color="auto" w:sz="4" w:space="0"/>
            </w:tcBorders>
            <w:tcMar/>
          </w:tcPr>
          <w:p w:rsidR="00CE6463" w:rsidP="00CE6463" w:rsidRDefault="00CE6463" w14:paraId="78A15D15" w14:textId="26F42C77">
            <w:pPr>
              <w:jc w:val="right"/>
              <w:rPr>
                <w:b/>
                <w:bCs/>
                <w:color w:val="0000FF"/>
                <w:sz w:val="24"/>
                <w:szCs w:val="24"/>
                <w:highlight w:val="yellow"/>
                <w:lang w:val="fr-CA"/>
              </w:rPr>
            </w:pPr>
            <w:r w:rsidRPr="7213E53D">
              <w:rPr>
                <w:b/>
                <w:bCs/>
                <w:color w:val="0000FF"/>
                <w:sz w:val="24"/>
                <w:szCs w:val="24"/>
                <w:lang w:val="fr-CA"/>
              </w:rPr>
              <w:t>Rangée 7</w:t>
            </w:r>
          </w:p>
        </w:tc>
        <w:tc>
          <w:tcPr>
            <w:tcW w:w="3510" w:type="dxa"/>
            <w:tcBorders>
              <w:left w:val="single" w:color="auto" w:sz="4" w:space="0"/>
            </w:tcBorders>
            <w:tcMar/>
            <w:vAlign w:val="center"/>
          </w:tcPr>
          <w:p w:rsidRPr="0071014D" w:rsidR="00CE6463" w:rsidP="59442249" w:rsidRDefault="00CE6463" w14:paraId="6F0D48D6" w14:textId="79DCF751">
            <w:pPr>
              <w:rPr>
                <w:rFonts w:eastAsia="Times New Roman"/>
                <w:b w:val="1"/>
                <w:bCs w:val="1"/>
                <w:sz w:val="24"/>
                <w:szCs w:val="24"/>
                <w:shd w:val="clear" w:color="auto" w:fill="FFFFFF"/>
                <w:lang w:val="fr-CA" w:eastAsia="en-CA"/>
              </w:rPr>
            </w:pPr>
            <w:r w:rsidRPr="59442249" w:rsidR="00CE6463">
              <w:rPr>
                <w:rFonts w:eastAsia="Times New Roman"/>
                <w:b w:val="1"/>
                <w:bCs w:val="1"/>
                <w:sz w:val="24"/>
                <w:szCs w:val="24"/>
                <w:lang w:val="fr-CA" w:eastAsia="en-CA"/>
              </w:rPr>
              <w:t>Reçues en 201</w:t>
            </w:r>
            <w:r w:rsidRPr="59442249" w:rsidR="00CE6463">
              <w:rPr>
                <w:rFonts w:eastAsia="Times New Roman"/>
                <w:b w:val="1"/>
                <w:bCs w:val="1"/>
                <w:sz w:val="24"/>
                <w:szCs w:val="24"/>
                <w:lang w:val="fr-CA" w:eastAsia="en-CA"/>
              </w:rPr>
              <w:t>9</w:t>
            </w:r>
            <w:r w:rsidRPr="59442249" w:rsidR="00CE6463">
              <w:rPr>
                <w:rFonts w:eastAsia="Times New Roman"/>
                <w:b w:val="1"/>
                <w:bCs w:val="1"/>
                <w:sz w:val="24"/>
                <w:szCs w:val="24"/>
                <w:lang w:val="fr-CA" w:eastAsia="en-CA"/>
              </w:rPr>
              <w:t>-20</w:t>
            </w:r>
            <w:r w:rsidRPr="59442249" w:rsidR="00CE6463">
              <w:rPr>
                <w:rFonts w:eastAsia="Times New Roman"/>
                <w:b w:val="1"/>
                <w:bCs w:val="1"/>
                <w:sz w:val="24"/>
                <w:szCs w:val="24"/>
                <w:lang w:val="fr-CA" w:eastAsia="en-CA"/>
              </w:rPr>
              <w:t>20</w:t>
            </w:r>
          </w:p>
        </w:tc>
        <w:tc>
          <w:tcPr>
            <w:tcW w:w="3117" w:type="dxa"/>
            <w:tcMar/>
          </w:tcPr>
          <w:p w:rsidRPr="0071014D" w:rsidR="00CE6463" w:rsidP="00CE6463" w:rsidRDefault="00CE6463" w14:paraId="6BB026C3" w14:textId="6967573F">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72359190" w14:textId="77777777">
        <w:tc>
          <w:tcPr>
            <w:tcW w:w="1620" w:type="dxa"/>
            <w:tcBorders>
              <w:top w:val="nil"/>
              <w:left w:val="nil"/>
              <w:bottom w:val="nil"/>
              <w:right w:val="single" w:color="auto" w:sz="4" w:space="0"/>
            </w:tcBorders>
            <w:tcMar/>
          </w:tcPr>
          <w:p w:rsidR="00CE6463" w:rsidP="00CE6463" w:rsidRDefault="00CE6463" w14:paraId="01BA0A60" w14:textId="2CC7183C">
            <w:pPr>
              <w:jc w:val="right"/>
              <w:rPr>
                <w:b/>
                <w:bCs/>
                <w:color w:val="0000FF"/>
                <w:sz w:val="24"/>
                <w:szCs w:val="24"/>
                <w:highlight w:val="yellow"/>
                <w:lang w:val="fr-CA"/>
              </w:rPr>
            </w:pPr>
            <w:r w:rsidRPr="7213E53D">
              <w:rPr>
                <w:b/>
                <w:bCs/>
                <w:color w:val="0000FF"/>
                <w:sz w:val="24"/>
                <w:szCs w:val="24"/>
                <w:lang w:val="fr-CA"/>
              </w:rPr>
              <w:t>Rangée 8</w:t>
            </w:r>
          </w:p>
        </w:tc>
        <w:tc>
          <w:tcPr>
            <w:tcW w:w="3510" w:type="dxa"/>
            <w:tcBorders>
              <w:left w:val="single" w:color="auto" w:sz="4" w:space="0"/>
            </w:tcBorders>
            <w:tcMar/>
            <w:vAlign w:val="center"/>
          </w:tcPr>
          <w:p w:rsidRPr="0071014D" w:rsidR="00CE6463" w:rsidP="59442249" w:rsidRDefault="00CE6463" w14:paraId="5A52832E" w14:textId="644BF386">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201</w:t>
            </w:r>
            <w:r w:rsidRPr="59442249" w:rsidR="00CE6463">
              <w:rPr>
                <w:rFonts w:eastAsia="Times New Roman"/>
                <w:b w:val="1"/>
                <w:bCs w:val="1"/>
                <w:sz w:val="24"/>
                <w:szCs w:val="24"/>
                <w:lang w:val="fr-CA" w:eastAsia="en-CA"/>
              </w:rPr>
              <w:t>8</w:t>
            </w:r>
            <w:r w:rsidRPr="59442249" w:rsidR="00CE6463">
              <w:rPr>
                <w:rFonts w:eastAsia="Times New Roman"/>
                <w:b w:val="1"/>
                <w:bCs w:val="1"/>
                <w:sz w:val="24"/>
                <w:szCs w:val="24"/>
                <w:lang w:val="fr-CA" w:eastAsia="en-CA"/>
              </w:rPr>
              <w:t>-201</w:t>
            </w:r>
            <w:r w:rsidRPr="59442249" w:rsidR="00CE6463">
              <w:rPr>
                <w:rFonts w:eastAsia="Times New Roman"/>
                <w:b w:val="1"/>
                <w:bCs w:val="1"/>
                <w:sz w:val="24"/>
                <w:szCs w:val="24"/>
                <w:lang w:val="fr-CA" w:eastAsia="en-CA"/>
              </w:rPr>
              <w:t>9</w:t>
            </w:r>
          </w:p>
        </w:tc>
        <w:tc>
          <w:tcPr>
            <w:tcW w:w="3117" w:type="dxa"/>
            <w:tcMar/>
          </w:tcPr>
          <w:p w:rsidRPr="0071014D" w:rsidR="00CE6463" w:rsidP="00CE6463" w:rsidRDefault="00CE6463" w14:paraId="2A7F56E6" w14:textId="2F562240">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305ED2C0" w14:textId="77777777">
        <w:tc>
          <w:tcPr>
            <w:tcW w:w="1620" w:type="dxa"/>
            <w:tcBorders>
              <w:top w:val="nil"/>
              <w:left w:val="nil"/>
              <w:bottom w:val="nil"/>
              <w:right w:val="single" w:color="auto" w:sz="4" w:space="0"/>
            </w:tcBorders>
            <w:tcMar/>
          </w:tcPr>
          <w:p w:rsidR="00CE6463" w:rsidP="00CE6463" w:rsidRDefault="00CE6463" w14:paraId="048B8609" w14:textId="2DD39C96">
            <w:pPr>
              <w:jc w:val="right"/>
              <w:rPr>
                <w:b/>
                <w:bCs/>
                <w:color w:val="0000FF"/>
                <w:sz w:val="24"/>
                <w:szCs w:val="24"/>
                <w:lang w:val="fr-CA"/>
              </w:rPr>
            </w:pPr>
            <w:r w:rsidRPr="7213E53D">
              <w:rPr>
                <w:b/>
                <w:bCs/>
                <w:color w:val="0000FF"/>
                <w:sz w:val="24"/>
                <w:szCs w:val="24"/>
                <w:lang w:val="fr-CA"/>
              </w:rPr>
              <w:t>Rangée 9</w:t>
            </w:r>
          </w:p>
        </w:tc>
        <w:tc>
          <w:tcPr>
            <w:tcW w:w="3510" w:type="dxa"/>
            <w:tcBorders>
              <w:left w:val="single" w:color="auto" w:sz="4" w:space="0"/>
            </w:tcBorders>
            <w:tcMar/>
            <w:vAlign w:val="center"/>
          </w:tcPr>
          <w:p w:rsidRPr="0071014D" w:rsidR="00CE6463" w:rsidP="59442249" w:rsidRDefault="00CE6463" w14:paraId="0014B315" w14:textId="15C293A8">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201</w:t>
            </w:r>
            <w:r w:rsidRPr="59442249" w:rsidR="00CE6463">
              <w:rPr>
                <w:rFonts w:eastAsia="Times New Roman"/>
                <w:b w:val="1"/>
                <w:bCs w:val="1"/>
                <w:sz w:val="24"/>
                <w:szCs w:val="24"/>
                <w:lang w:val="fr-CA" w:eastAsia="en-CA"/>
              </w:rPr>
              <w:t>7</w:t>
            </w:r>
            <w:r w:rsidRPr="59442249" w:rsidR="00CE6463">
              <w:rPr>
                <w:rFonts w:eastAsia="Times New Roman"/>
                <w:b w:val="1"/>
                <w:bCs w:val="1"/>
                <w:sz w:val="24"/>
                <w:szCs w:val="24"/>
                <w:lang w:val="fr-CA" w:eastAsia="en-CA"/>
              </w:rPr>
              <w:t>-201</w:t>
            </w:r>
            <w:r w:rsidRPr="59442249" w:rsidR="00CE6463">
              <w:rPr>
                <w:rFonts w:eastAsia="Times New Roman"/>
                <w:b w:val="1"/>
                <w:bCs w:val="1"/>
                <w:sz w:val="24"/>
                <w:szCs w:val="24"/>
                <w:lang w:val="fr-CA" w:eastAsia="en-CA"/>
              </w:rPr>
              <w:t>8</w:t>
            </w:r>
          </w:p>
        </w:tc>
        <w:tc>
          <w:tcPr>
            <w:tcW w:w="3117" w:type="dxa"/>
            <w:tcMar/>
          </w:tcPr>
          <w:p w:rsidRPr="0071014D" w:rsidR="00CE6463" w:rsidP="00CE6463" w:rsidRDefault="00CE6463" w14:paraId="3526E653" w14:textId="152A4633">
            <w:pPr>
              <w:jc w:val="center"/>
              <w:rPr>
                <w:rFonts w:cstheme="minorHAnsi"/>
                <w:sz w:val="24"/>
                <w:szCs w:val="24"/>
                <w:highlight w:val="yellow"/>
                <w:shd w:val="clear" w:color="auto" w:fill="FFFFFF"/>
                <w:lang w:val="fr-CA"/>
              </w:rPr>
            </w:pPr>
            <w:r w:rsidRPr="0071014D">
              <w:rPr>
                <w:rFonts w:cstheme="minorHAnsi"/>
                <w:sz w:val="24"/>
                <w:szCs w:val="24"/>
                <w:shd w:val="clear" w:color="auto" w:fill="FFFFFF"/>
                <w:lang w:val="fr-CA"/>
              </w:rPr>
              <w:t>0</w:t>
            </w:r>
          </w:p>
        </w:tc>
      </w:tr>
      <w:tr w:rsidRPr="009612B9" w:rsidR="00CE6463" w:rsidTr="59442249" w14:paraId="416B3EAE" w14:textId="77777777">
        <w:tc>
          <w:tcPr>
            <w:tcW w:w="1620" w:type="dxa"/>
            <w:tcBorders>
              <w:top w:val="nil"/>
              <w:left w:val="nil"/>
              <w:bottom w:val="nil"/>
              <w:right w:val="single" w:color="auto" w:sz="4" w:space="0"/>
            </w:tcBorders>
            <w:tcMar/>
          </w:tcPr>
          <w:p w:rsidR="00CE6463" w:rsidP="00CE6463" w:rsidRDefault="00CE6463" w14:paraId="6DC8CB2B" w14:textId="55312485">
            <w:pPr>
              <w:jc w:val="right"/>
              <w:rPr>
                <w:b/>
                <w:bCs/>
                <w:color w:val="0000FF"/>
                <w:sz w:val="24"/>
                <w:szCs w:val="24"/>
                <w:lang w:val="fr-CA"/>
              </w:rPr>
            </w:pPr>
            <w:r w:rsidRPr="7213E53D">
              <w:rPr>
                <w:b/>
                <w:bCs/>
                <w:color w:val="0000FF"/>
                <w:sz w:val="24"/>
                <w:szCs w:val="24"/>
                <w:lang w:val="fr-CA"/>
              </w:rPr>
              <w:t>Rangée 10</w:t>
            </w:r>
          </w:p>
        </w:tc>
        <w:tc>
          <w:tcPr>
            <w:tcW w:w="3510" w:type="dxa"/>
            <w:tcBorders>
              <w:left w:val="single" w:color="auto" w:sz="4" w:space="0"/>
            </w:tcBorders>
            <w:tcMar/>
            <w:vAlign w:val="center"/>
          </w:tcPr>
          <w:p w:rsidRPr="0071014D" w:rsidR="00CE6463" w:rsidP="00CE6463" w:rsidRDefault="00CE6463" w14:paraId="6180AAC9" w14:textId="0000C91B">
            <w:pPr>
              <w:rPr>
                <w:rFonts w:eastAsia="Times New Roman"/>
                <w:b w:val="1"/>
                <w:bCs w:val="1"/>
                <w:sz w:val="24"/>
                <w:szCs w:val="24"/>
                <w:lang w:val="fr-CA" w:eastAsia="en-CA"/>
              </w:rPr>
            </w:pPr>
            <w:r w:rsidRPr="59442249" w:rsidR="00CE6463">
              <w:rPr>
                <w:rFonts w:eastAsia="Times New Roman"/>
                <w:b w:val="1"/>
                <w:bCs w:val="1"/>
                <w:sz w:val="24"/>
                <w:szCs w:val="24"/>
                <w:lang w:val="fr-CA" w:eastAsia="en-CA"/>
              </w:rPr>
              <w:t>Reçues en 201</w:t>
            </w:r>
            <w:r w:rsidRPr="59442249" w:rsidR="00CE6463">
              <w:rPr>
                <w:rFonts w:eastAsia="Times New Roman"/>
                <w:b w:val="1"/>
                <w:bCs w:val="1"/>
                <w:sz w:val="24"/>
                <w:szCs w:val="24"/>
                <w:lang w:val="fr-CA" w:eastAsia="en-CA"/>
              </w:rPr>
              <w:t>6</w:t>
            </w:r>
            <w:r w:rsidRPr="59442249" w:rsidR="00CE6463">
              <w:rPr>
                <w:rFonts w:eastAsia="Times New Roman"/>
                <w:b w:val="1"/>
                <w:bCs w:val="1"/>
                <w:sz w:val="24"/>
                <w:szCs w:val="24"/>
                <w:lang w:val="fr-CA" w:eastAsia="en-CA"/>
              </w:rPr>
              <w:t>-201</w:t>
            </w:r>
            <w:r w:rsidRPr="59442249" w:rsidR="00CE6463">
              <w:rPr>
                <w:rFonts w:eastAsia="Times New Roman"/>
                <w:b w:val="1"/>
                <w:bCs w:val="1"/>
                <w:sz w:val="24"/>
                <w:szCs w:val="24"/>
                <w:lang w:val="fr-CA" w:eastAsia="en-CA"/>
              </w:rPr>
              <w:t>7</w:t>
            </w:r>
            <w:r w:rsidRPr="59442249" w:rsidR="00CE6463">
              <w:rPr>
                <w:rFonts w:eastAsia="Times New Roman"/>
                <w:b w:val="1"/>
                <w:bCs w:val="1"/>
                <w:sz w:val="24"/>
                <w:szCs w:val="24"/>
                <w:lang w:val="fr-CA" w:eastAsia="en-CA"/>
              </w:rPr>
              <w:t xml:space="preserve"> ou avant</w:t>
            </w:r>
          </w:p>
        </w:tc>
        <w:tc>
          <w:tcPr>
            <w:tcW w:w="3117" w:type="dxa"/>
            <w:tcMar/>
          </w:tcPr>
          <w:p w:rsidRPr="0071014D" w:rsidR="00CE6463" w:rsidP="00CE6463" w:rsidRDefault="00CE6463" w14:paraId="2024DE27" w14:textId="463F8736">
            <w:pPr>
              <w:jc w:val="center"/>
              <w:rPr>
                <w:rFonts w:cstheme="minorHAnsi"/>
                <w:sz w:val="24"/>
                <w:szCs w:val="24"/>
                <w:shd w:val="clear" w:color="auto" w:fill="FFFFFF"/>
                <w:lang w:val="fr-CA"/>
              </w:rPr>
            </w:pPr>
            <w:r w:rsidRPr="0071014D">
              <w:rPr>
                <w:rFonts w:cstheme="minorHAnsi"/>
                <w:sz w:val="24"/>
                <w:szCs w:val="24"/>
                <w:shd w:val="clear" w:color="auto" w:fill="FFFFFF"/>
                <w:lang w:val="fr-CA"/>
              </w:rPr>
              <w:t>0</w:t>
            </w:r>
          </w:p>
        </w:tc>
      </w:tr>
      <w:tr w:rsidRPr="009612B9" w:rsidR="000B7DCD" w:rsidTr="59442249" w14:paraId="1DAFF824" w14:textId="77777777">
        <w:tc>
          <w:tcPr>
            <w:tcW w:w="1620" w:type="dxa"/>
            <w:tcBorders>
              <w:top w:val="nil"/>
              <w:left w:val="nil"/>
              <w:bottom w:val="nil"/>
              <w:right w:val="single" w:color="auto" w:sz="4" w:space="0"/>
            </w:tcBorders>
            <w:tcMar/>
          </w:tcPr>
          <w:p w:rsidRPr="0071014D" w:rsidR="000B7DCD" w:rsidP="000B7DCD" w:rsidRDefault="000B7DCD" w14:paraId="40C7D3A3" w14:textId="46A7395F">
            <w:pPr>
              <w:jc w:val="right"/>
              <w:rPr>
                <w:rFonts w:cstheme="minorHAnsi"/>
                <w:b/>
                <w:bCs/>
                <w:color w:val="0000FF"/>
                <w:sz w:val="24"/>
                <w:szCs w:val="24"/>
                <w:highlight w:val="yellow"/>
                <w:shd w:val="clear" w:color="auto" w:fill="FFFFFF"/>
                <w:lang w:val="fr-CA"/>
              </w:rPr>
            </w:pPr>
            <w:r w:rsidRPr="0071014D">
              <w:rPr>
                <w:rFonts w:cstheme="minorHAnsi"/>
                <w:b/>
                <w:bCs/>
                <w:color w:val="0000FF"/>
                <w:sz w:val="24"/>
                <w:szCs w:val="24"/>
                <w:shd w:val="clear" w:color="auto" w:fill="FFFFFF"/>
                <w:lang w:val="fr-CA"/>
              </w:rPr>
              <w:t xml:space="preserve">Rangée </w:t>
            </w:r>
            <w:r w:rsidRPr="0071014D" w:rsidR="00D62224">
              <w:rPr>
                <w:rFonts w:cstheme="minorHAnsi"/>
                <w:b/>
                <w:bCs/>
                <w:color w:val="0000FF"/>
                <w:sz w:val="24"/>
                <w:szCs w:val="24"/>
                <w:shd w:val="clear" w:color="auto" w:fill="FFFFFF"/>
                <w:lang w:val="fr-CA"/>
              </w:rPr>
              <w:t>11</w:t>
            </w:r>
          </w:p>
        </w:tc>
        <w:tc>
          <w:tcPr>
            <w:tcW w:w="3510" w:type="dxa"/>
            <w:tcBorders>
              <w:left w:val="single" w:color="auto" w:sz="4" w:space="0"/>
            </w:tcBorders>
            <w:tcMar/>
            <w:vAlign w:val="center"/>
          </w:tcPr>
          <w:p w:rsidRPr="0071014D" w:rsidR="000B7DCD" w:rsidP="000B7DCD" w:rsidRDefault="000B7DCD" w14:paraId="4D0EDD6B" w14:textId="43C547B4">
            <w:pPr>
              <w:rPr>
                <w:rFonts w:eastAsia="Times New Roman" w:cstheme="minorHAnsi"/>
                <w:b/>
                <w:bCs/>
                <w:sz w:val="24"/>
                <w:szCs w:val="24"/>
                <w:highlight w:val="yellow"/>
                <w:lang w:val="fr-CA" w:eastAsia="en-CA"/>
              </w:rPr>
            </w:pPr>
            <w:r w:rsidRPr="0071014D">
              <w:rPr>
                <w:rFonts w:eastAsia="Times New Roman" w:cstheme="minorHAnsi"/>
                <w:b/>
                <w:bCs/>
                <w:sz w:val="24"/>
                <w:szCs w:val="24"/>
                <w:lang w:val="fr-CA" w:eastAsia="en-CA"/>
              </w:rPr>
              <w:t>Total</w:t>
            </w:r>
          </w:p>
        </w:tc>
        <w:tc>
          <w:tcPr>
            <w:tcW w:w="3117" w:type="dxa"/>
            <w:tcMar/>
          </w:tcPr>
          <w:p w:rsidRPr="0071014D" w:rsidR="000B7DCD" w:rsidP="000B7DCD" w:rsidRDefault="000B7DCD" w14:paraId="4E513D78" w14:textId="357CD720">
            <w:pPr>
              <w:jc w:val="center"/>
              <w:rPr>
                <w:rFonts w:cstheme="minorHAnsi"/>
                <w:b/>
                <w:bCs/>
                <w:sz w:val="24"/>
                <w:szCs w:val="24"/>
                <w:highlight w:val="yellow"/>
                <w:shd w:val="clear" w:color="auto" w:fill="FFFFFF"/>
                <w:lang w:val="fr-CA"/>
              </w:rPr>
            </w:pPr>
            <w:r w:rsidRPr="0071014D">
              <w:rPr>
                <w:rFonts w:cstheme="minorHAnsi"/>
                <w:b/>
                <w:bCs/>
                <w:sz w:val="24"/>
                <w:szCs w:val="24"/>
                <w:shd w:val="clear" w:color="auto" w:fill="FFFFFF"/>
                <w:lang w:val="fr-CA"/>
              </w:rPr>
              <w:t>0</w:t>
            </w:r>
          </w:p>
        </w:tc>
      </w:tr>
    </w:tbl>
    <w:p w:rsidRPr="0071014D" w:rsidR="00F74EE3" w:rsidP="00F74EE3" w:rsidRDefault="00F74EE3" w14:paraId="02CF44DD" w14:textId="77777777">
      <w:pPr>
        <w:spacing w:after="0"/>
        <w:rPr>
          <w:rFonts w:cstheme="minorHAnsi"/>
          <w:b/>
          <w:sz w:val="24"/>
          <w:szCs w:val="24"/>
          <w:highlight w:val="yellow"/>
          <w:lang w:val="fr-CA"/>
        </w:rPr>
      </w:pPr>
    </w:p>
    <w:p w:rsidRPr="009612B9" w:rsidR="009375F2" w:rsidP="0053362A" w:rsidRDefault="009375F2" w14:paraId="0CF6F7BB" w14:textId="31B3D76B">
      <w:pPr>
        <w:spacing w:after="0" w:line="240" w:lineRule="auto"/>
        <w:rPr>
          <w:rFonts w:cstheme="minorHAnsi"/>
          <w:b/>
          <w:sz w:val="24"/>
          <w:szCs w:val="24"/>
          <w:highlight w:val="yellow"/>
          <w:lang w:val="fr-CA"/>
        </w:rPr>
      </w:pPr>
      <w:r w:rsidRPr="009612B9">
        <w:rPr>
          <w:rFonts w:cstheme="minorHAnsi"/>
          <w:sz w:val="24"/>
          <w:szCs w:val="24"/>
          <w:shd w:val="clear" w:color="auto" w:fill="FFFFFF"/>
          <w:lang w:val="fr-CA"/>
        </w:rPr>
        <w:t xml:space="preserve">La Rangée </w:t>
      </w:r>
      <w:r w:rsidRPr="009612B9" w:rsidR="009966DF">
        <w:rPr>
          <w:rFonts w:cstheme="minorHAnsi"/>
          <w:sz w:val="24"/>
          <w:szCs w:val="24"/>
          <w:shd w:val="clear" w:color="auto" w:fill="FFFFFF"/>
          <w:lang w:val="fr-CA"/>
        </w:rPr>
        <w:t>11</w:t>
      </w:r>
      <w:r w:rsidRPr="009612B9">
        <w:rPr>
          <w:rFonts w:cstheme="minorHAnsi"/>
          <w:sz w:val="24"/>
          <w:szCs w:val="24"/>
          <w:shd w:val="clear" w:color="auto" w:fill="FFFFFF"/>
          <w:lang w:val="fr-CA"/>
        </w:rPr>
        <w:t>, Colonne 1 doit être égale à la somme de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Rangée</w:t>
      </w:r>
      <w:r w:rsidRPr="009612B9" w:rsidR="007935BC">
        <w:rPr>
          <w:rFonts w:cstheme="minorHAnsi"/>
          <w:sz w:val="24"/>
          <w:szCs w:val="24"/>
          <w:shd w:val="clear" w:color="auto" w:fill="FFFFFF"/>
          <w:lang w:val="fr-CA"/>
        </w:rPr>
        <w:t>s</w:t>
      </w:r>
      <w:r w:rsidRPr="009612B9">
        <w:rPr>
          <w:rFonts w:cstheme="minorHAnsi"/>
          <w:sz w:val="24"/>
          <w:szCs w:val="24"/>
          <w:shd w:val="clear" w:color="auto" w:fill="FFFFFF"/>
          <w:lang w:val="fr-CA"/>
        </w:rPr>
        <w:t xml:space="preserve"> 1 à </w:t>
      </w:r>
      <w:r w:rsidRPr="009612B9" w:rsidR="009966DF">
        <w:rPr>
          <w:rFonts w:cstheme="minorHAnsi"/>
          <w:sz w:val="24"/>
          <w:szCs w:val="24"/>
          <w:shd w:val="clear" w:color="auto" w:fill="FFFFFF"/>
          <w:lang w:val="fr-CA"/>
        </w:rPr>
        <w:t>10</w:t>
      </w:r>
      <w:r w:rsidRPr="009612B9">
        <w:rPr>
          <w:rFonts w:cstheme="minorHAnsi"/>
          <w:sz w:val="24"/>
          <w:szCs w:val="24"/>
          <w:shd w:val="clear" w:color="auto" w:fill="FFFFFF"/>
          <w:lang w:val="fr-CA"/>
        </w:rPr>
        <w:t xml:space="preserve"> de la Colonne correspondante.</w:t>
      </w:r>
    </w:p>
    <w:p w:rsidRPr="009612B9" w:rsidR="00F74EE3" w:rsidP="00F74EE3" w:rsidRDefault="00F74EE3" w14:paraId="3DD69ABD" w14:textId="77777777">
      <w:pPr>
        <w:spacing w:after="0"/>
        <w:rPr>
          <w:rFonts w:cstheme="minorHAnsi"/>
          <w:b/>
          <w:sz w:val="24"/>
          <w:szCs w:val="24"/>
          <w:highlight w:val="yellow"/>
          <w:lang w:val="fr-CA"/>
        </w:rPr>
      </w:pPr>
    </w:p>
    <w:p w:rsidRPr="009612B9" w:rsidR="00F74EE3" w:rsidP="00F74EE3" w:rsidRDefault="00F74EE3" w14:paraId="6CFB1C53" w14:textId="77777777">
      <w:pPr>
        <w:rPr>
          <w:highlight w:val="yellow"/>
          <w:lang w:val="fr-CA"/>
        </w:rPr>
      </w:pPr>
      <w:r w:rsidRPr="59442249">
        <w:rPr>
          <w:highlight w:val="yellow"/>
          <w:lang w:val="fr-CA"/>
        </w:rPr>
        <w:br w:type="page"/>
      </w:r>
    </w:p>
    <w:p w:rsidRPr="009612B9" w:rsidR="00132718" w:rsidDel="001F3B96" w:rsidP="59442249" w:rsidRDefault="00132718" w14:paraId="30D63300" w14:textId="02BB7482">
      <w:pPr>
        <w:pStyle w:val="Normal"/>
        <w:spacing w:after="0" w:line="240" w:lineRule="auto"/>
        <w:rPr>
          <w:b w:val="0"/>
          <w:bCs w:val="0"/>
          <w:highlight w:val="lightGray"/>
          <w:lang w:val="fr-CA"/>
        </w:rPr>
      </w:pPr>
    </w:p>
    <w:p w:rsidR="59442249" w:rsidRDefault="59442249" w14:paraId="027BD7FD" w14:textId="6325243D"/>
    <w:p w:rsidRPr="00141358" w:rsidR="00A54A40" w:rsidP="59442249" w:rsidRDefault="00A54A40" w14:paraId="4E4B53DE" w14:textId="7B4C50A7">
      <w:pPr>
        <w:pStyle w:val="Normal"/>
        <w:spacing w:after="0" w:line="240" w:lineRule="auto"/>
        <w:rPr>
          <w:i w:val="1"/>
          <w:iCs w:val="1"/>
        </w:rPr>
      </w:pPr>
      <w:r w:rsidRPr="59442249">
        <w:rPr>
          <w:sz w:val="24"/>
          <w:szCs w:val="24"/>
          <w:lang w:val="fr-CA"/>
        </w:rPr>
        <w:br w:type="page"/>
      </w:r>
      <w:r w:rsidRPr="59442249" w:rsidR="00A54A40">
        <w:rPr>
          <w:highlight w:val="lightGray"/>
        </w:rPr>
        <w:t xml:space="preserve">Section </w:t>
      </w:r>
      <w:r w:rsidRPr="59442249" w:rsidR="001F3B96">
        <w:rPr>
          <w:highlight w:val="lightGray"/>
        </w:rPr>
        <w:t>3</w:t>
      </w:r>
      <w:r w:rsidRPr="59442249" w:rsidR="00A54A40">
        <w:rPr>
          <w:highlight w:val="lightGray"/>
        </w:rPr>
        <w:t xml:space="preserve">: Accès universel sous la </w:t>
      </w:r>
      <w:r w:rsidRPr="59442249" w:rsidR="00A54A40">
        <w:rPr>
          <w:i w:val="1"/>
          <w:iCs w:val="1"/>
          <w:highlight w:val="lightGray"/>
        </w:rPr>
        <w:t>Loi sur la protection des renseignements personnels</w:t>
      </w:r>
    </w:p>
    <w:p w:rsidRPr="009612B9" w:rsidR="00857DBD" w:rsidP="00857DBD" w:rsidRDefault="0089753F" w14:paraId="794AFDED" w14:textId="0C11927B">
      <w:pPr>
        <w:spacing w:after="0" w:line="240" w:lineRule="auto"/>
        <w:rPr>
          <w:b/>
          <w:sz w:val="24"/>
          <w:lang w:val="fr-CA"/>
        </w:rPr>
      </w:pPr>
      <w:del w:author="Fauvel, Francis" w:date="2025-01-28T08:36:00Z" w16du:dateUtc="2025-01-28T13:36:00Z" w:id="455">
        <w:r w:rsidRPr="0071014D" w:rsidDel="00A54A40">
          <w:rPr>
            <w:b/>
            <w:noProof/>
            <w:sz w:val="24"/>
            <w:szCs w:val="24"/>
            <w:lang w:val="fr-CA"/>
          </w:rPr>
          <mc:AlternateContent>
            <mc:Choice Requires="wps">
              <w:drawing>
                <wp:anchor distT="45720" distB="45720" distL="114300" distR="114300" simplePos="0" relativeHeight="251658240" behindDoc="0" locked="0" layoutInCell="1" allowOverlap="1" wp14:anchorId="6F15F47E" wp14:editId="192D2485">
                  <wp:simplePos x="0" y="0"/>
                  <wp:positionH relativeFrom="margin">
                    <wp:align>right</wp:align>
                  </wp:positionH>
                  <wp:positionV relativeFrom="paragraph">
                    <wp:posOffset>58491</wp:posOffset>
                  </wp:positionV>
                  <wp:extent cx="5931535" cy="563880"/>
                  <wp:effectExtent l="0" t="0" r="12065" b="2667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535" cy="563880"/>
                          </a:xfrm>
                          <a:prstGeom prst="rect">
                            <a:avLst/>
                          </a:prstGeom>
                          <a:solidFill>
                            <a:schemeClr val="tx1"/>
                          </a:solidFill>
                          <a:ln w="9525">
                            <a:solidFill>
                              <a:srgbClr val="000000"/>
                            </a:solidFill>
                            <a:miter lim="800000"/>
                            <a:headEnd/>
                            <a:tailEnd/>
                          </a:ln>
                        </wps:spPr>
                        <wps:txbx>
                          <w:txbxContent>
                            <w:p w:rsidRPr="00141358" w:rsidR="0089753F" w:rsidP="00141358" w:rsidRDefault="0089753F" w14:paraId="62882AC7" w14:textId="1C138856">
                              <w:pPr>
                                <w:pStyle w:val="Heading1"/>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F15F47E">
                  <v:stroke joinstyle="miter"/>
                  <v:path gradientshapeok="t" o:connecttype="rect"/>
                </v:shapetype>
                <v:shape id="Text Box 217" style="position:absolute;margin-left:415.85pt;margin-top:4.6pt;width:467.05pt;height:44.4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26"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">
                  <v:textbox>
                    <w:txbxContent>
                      <w:p w:rsidRPr="00141358" w:rsidR="0089753F" w:rsidP="00141358" w:rsidRDefault="0089753F" w14:paraId="62882AC7" w14:textId="1C138856">
                        <w:pPr>
                          <w:pStyle w:val="Heading1"/>
                          <w:rPr>
                            <w:i/>
                            <w:iCs/>
                          </w:rPr>
                        </w:pPr>
                      </w:p>
                    </w:txbxContent>
                  </v:textbox>
                  <w10:wrap type="square" anchorx="margin"/>
                </v:shape>
              </w:pict>
            </mc:Fallback>
          </mc:AlternateContent>
        </w:r>
      </w:del>
    </w:p>
    <w:p w:rsidRPr="009612B9" w:rsidR="00310EDD" w:rsidP="3F9AD875" w:rsidRDefault="00310EDD" w14:paraId="2FE82A5E" w14:textId="06104F3F">
      <w:pPr>
        <w:spacing w:after="0" w:line="240" w:lineRule="auto"/>
        <w:rPr>
          <w:sz w:val="24"/>
          <w:szCs w:val="24"/>
          <w:lang w:val="fr-CA"/>
        </w:rPr>
      </w:pPr>
      <w:r w:rsidRPr="4EE3F0FE">
        <w:rPr>
          <w:sz w:val="24"/>
          <w:szCs w:val="24"/>
          <w:lang w:val="fr-CA"/>
        </w:rPr>
        <w:t xml:space="preserve">Le tableau suivant indique le nombre de demandes reçues de ressortissants étrangers </w:t>
      </w:r>
      <w:r w:rsidRPr="4EE3F0FE" w:rsidR="008D1495">
        <w:rPr>
          <w:sz w:val="24"/>
          <w:szCs w:val="24"/>
          <w:lang w:val="fr-CA"/>
        </w:rPr>
        <w:t xml:space="preserve">en dehors du Canada </w:t>
      </w:r>
      <w:r w:rsidRPr="4EE3F0FE">
        <w:rPr>
          <w:sz w:val="24"/>
          <w:szCs w:val="24"/>
          <w:lang w:val="fr-CA"/>
        </w:rPr>
        <w:t xml:space="preserve">conformément au décret d’extension n° 3 de </w:t>
      </w:r>
      <w:r w:rsidRPr="4EE3F0FE" w:rsidR="00023F02">
        <w:rPr>
          <w:sz w:val="24"/>
          <w:szCs w:val="24"/>
          <w:lang w:val="fr-CA"/>
        </w:rPr>
        <w:t>LPRP</w:t>
      </w:r>
      <w:r w:rsidRPr="4EE3F0FE">
        <w:rPr>
          <w:sz w:val="24"/>
          <w:szCs w:val="24"/>
          <w:lang w:val="fr-CA"/>
        </w:rPr>
        <w:t>, qui permet à toutes les personnes de demander l’accès à leurs renseignements personnels, au cours de la période d’établissement de rapport</w:t>
      </w:r>
      <w:r w:rsidRPr="4EE3F0FE" w:rsidR="009532AE">
        <w:rPr>
          <w:sz w:val="24"/>
          <w:szCs w:val="24"/>
          <w:lang w:val="fr-CA"/>
        </w:rPr>
        <w:t>s</w:t>
      </w:r>
      <w:r w:rsidRPr="4EE3F0FE">
        <w:rPr>
          <w:sz w:val="24"/>
          <w:szCs w:val="24"/>
          <w:lang w:val="fr-CA"/>
        </w:rPr>
        <w:t xml:space="preserve"> </w:t>
      </w:r>
      <w:r w:rsidRPr="4EE3F0FE" w:rsidR="009532AE">
        <w:rPr>
          <w:sz w:val="24"/>
          <w:szCs w:val="24"/>
          <w:lang w:val="fr-CA"/>
        </w:rPr>
        <w:t>courante</w:t>
      </w:r>
      <w:r w:rsidRPr="4EE3F0FE">
        <w:rPr>
          <w:sz w:val="24"/>
          <w:szCs w:val="24"/>
          <w:lang w:val="fr-CA"/>
        </w:rPr>
        <w:t xml:space="preserve"> de 20</w:t>
      </w:r>
      <w:r w:rsidRPr="4EE3F0FE" w:rsidR="12988E48">
        <w:rPr>
          <w:sz w:val="24"/>
          <w:szCs w:val="24"/>
          <w:lang w:val="fr-CA"/>
        </w:rPr>
        <w:t>24</w:t>
      </w:r>
      <w:r w:rsidRPr="4EE3F0FE">
        <w:rPr>
          <w:sz w:val="24"/>
          <w:szCs w:val="24"/>
          <w:lang w:val="fr-CA"/>
        </w:rPr>
        <w:t>-20</w:t>
      </w:r>
      <w:r w:rsidRPr="4EE3F0FE" w:rsidR="1428790C">
        <w:rPr>
          <w:sz w:val="24"/>
          <w:szCs w:val="24"/>
          <w:lang w:val="fr-CA"/>
        </w:rPr>
        <w:t>25</w:t>
      </w:r>
      <w:r w:rsidRPr="4EE3F0FE">
        <w:rPr>
          <w:sz w:val="24"/>
          <w:szCs w:val="24"/>
          <w:lang w:val="fr-CA"/>
        </w:rPr>
        <w:t xml:space="preserve">. </w:t>
      </w:r>
    </w:p>
    <w:p w:rsidRPr="009612B9" w:rsidR="00857DBD" w:rsidP="00310EDD" w:rsidRDefault="00857DBD" w14:paraId="0AC3571B" w14:textId="6097DFBF">
      <w:pPr>
        <w:spacing w:after="0" w:line="240" w:lineRule="auto"/>
        <w:rPr>
          <w:b/>
          <w:sz w:val="24"/>
          <w:lang w:val="fr-CA"/>
        </w:rPr>
      </w:pPr>
    </w:p>
    <w:tbl>
      <w:tblPr>
        <w:tblpPr w:leftFromText="180" w:rightFromText="180" w:vertAnchor="text" w:tblpX="346" w:tblpY="1"/>
        <w:tblOverlap w:val="never"/>
        <w:tblW w:w="6978" w:type="dxa"/>
        <w:tblCellMar>
          <w:top w:w="15" w:type="dxa"/>
          <w:bottom w:w="15" w:type="dxa"/>
        </w:tblCellMar>
        <w:tblLook w:val="04A0" w:firstRow="1" w:lastRow="0" w:firstColumn="1" w:lastColumn="0" w:noHBand="0" w:noVBand="1"/>
      </w:tblPr>
      <w:tblGrid>
        <w:gridCol w:w="2373"/>
        <w:gridCol w:w="2705"/>
        <w:gridCol w:w="1900"/>
      </w:tblGrid>
      <w:tr w:rsidRPr="009612B9" w:rsidR="00857DBD" w:rsidTr="59442249" w14:paraId="7B10D110" w14:textId="77777777">
        <w:trPr>
          <w:trHeight w:val="476"/>
        </w:trPr>
        <w:tc>
          <w:tcPr>
            <w:tcW w:w="2373" w:type="dxa"/>
            <w:tcMar/>
          </w:tcPr>
          <w:p w:rsidRPr="009612B9" w:rsidR="00857DBD" w:rsidP="0093108C" w:rsidRDefault="00857DBD" w14:paraId="02F15B6A" w14:textId="77777777">
            <w:pPr>
              <w:spacing w:after="0" w:line="240" w:lineRule="auto"/>
              <w:rPr>
                <w:b/>
                <w:sz w:val="24"/>
                <w:lang w:val="fr-CA"/>
              </w:rPr>
            </w:pPr>
          </w:p>
        </w:tc>
        <w:tc>
          <w:tcPr>
            <w:tcW w:w="2705" w:type="dxa"/>
            <w:tcBorders>
              <w:bottom w:val="single" w:color="auto" w:sz="4" w:space="0"/>
            </w:tcBorders>
            <w:tcMar/>
            <w:vAlign w:val="center"/>
          </w:tcPr>
          <w:p w:rsidRPr="009612B9" w:rsidR="00857DBD" w:rsidP="0093108C" w:rsidRDefault="00857DBD" w14:paraId="004C9241" w14:textId="77777777">
            <w:pPr>
              <w:spacing w:after="0" w:line="240" w:lineRule="auto"/>
              <w:rPr>
                <w:b/>
                <w:sz w:val="24"/>
                <w:lang w:val="fr-CA"/>
              </w:rPr>
            </w:pPr>
          </w:p>
        </w:tc>
        <w:tc>
          <w:tcPr>
            <w:tcW w:w="1900" w:type="dxa"/>
            <w:tcBorders>
              <w:bottom w:val="single" w:color="auto" w:sz="4" w:space="0"/>
            </w:tcBorders>
            <w:tcMar/>
            <w:vAlign w:val="center"/>
          </w:tcPr>
          <w:p w:rsidRPr="0071014D" w:rsidR="00857DBD" w:rsidP="59442249" w:rsidRDefault="00857DBD" w14:paraId="1493898E" w14:textId="102DF5DA">
            <w:pPr>
              <w:spacing w:after="0" w:line="240" w:lineRule="auto"/>
              <w:jc w:val="center"/>
              <w:rPr>
                <w:rFonts w:eastAsia="Times New Roman" w:cs="Calibri" w:cstheme="minorAscii"/>
                <w:b w:val="1"/>
                <w:bCs w:val="1"/>
                <w:color w:val="0000FF"/>
                <w:sz w:val="24"/>
                <w:szCs w:val="24"/>
                <w:lang w:val="fr-CA" w:eastAsia="en-CA"/>
              </w:rPr>
            </w:pPr>
            <w:r w:rsidRPr="59442249" w:rsidR="004E653E">
              <w:rPr>
                <w:rFonts w:eastAsia="Times New Roman" w:cs="Calibri" w:cstheme="minorAscii"/>
                <w:b w:val="1"/>
                <w:bCs w:val="1"/>
                <w:color w:val="0000FF"/>
                <w:sz w:val="24"/>
                <w:szCs w:val="24"/>
                <w:lang w:val="fr-CA" w:eastAsia="en-CA"/>
              </w:rPr>
              <w:t>Col.</w:t>
            </w:r>
            <w:r w:rsidRPr="59442249" w:rsidR="00857DBD">
              <w:rPr>
                <w:rFonts w:eastAsia="Times New Roman" w:cs="Calibri" w:cstheme="minorAscii"/>
                <w:b w:val="1"/>
                <w:bCs w:val="1"/>
                <w:color w:val="0000FF"/>
                <w:sz w:val="24"/>
                <w:szCs w:val="24"/>
                <w:lang w:val="fr-CA" w:eastAsia="en-CA"/>
              </w:rPr>
              <w:t xml:space="preserve"> 1</w:t>
            </w:r>
          </w:p>
        </w:tc>
      </w:tr>
      <w:tr w:rsidRPr="001A317D" w:rsidR="00857DBD" w:rsidTr="59442249" w14:paraId="4D04A613" w14:textId="77777777">
        <w:trPr>
          <w:trHeight w:val="1465"/>
        </w:trPr>
        <w:tc>
          <w:tcPr>
            <w:tcW w:w="2373" w:type="dxa"/>
            <w:tcBorders>
              <w:right w:val="single" w:color="auto" w:sz="4" w:space="0"/>
            </w:tcBorders>
            <w:tcMar/>
          </w:tcPr>
          <w:p w:rsidRPr="0071014D" w:rsidR="00857DBD" w:rsidP="0093108C" w:rsidRDefault="00857DBD" w14:paraId="4F314381" w14:textId="77777777">
            <w:pPr>
              <w:spacing w:after="0" w:line="240" w:lineRule="auto"/>
              <w:jc w:val="right"/>
              <w:rPr>
                <w:rFonts w:eastAsia="Times New Roman"/>
                <w:b/>
                <w:sz w:val="24"/>
                <w:szCs w:val="24"/>
                <w:lang w:val="fr-CA" w:eastAsia="en-CA"/>
              </w:rPr>
            </w:pPr>
          </w:p>
          <w:p w:rsidRPr="0071014D" w:rsidR="00857DBD" w:rsidP="0093108C" w:rsidRDefault="00857DBD" w14:paraId="2FF78CE6" w14:textId="77777777">
            <w:pPr>
              <w:spacing w:after="0" w:line="240" w:lineRule="auto"/>
              <w:jc w:val="right"/>
              <w:rPr>
                <w:rFonts w:eastAsia="Times New Roman" w:cstheme="minorHAnsi"/>
                <w:b/>
                <w:bCs/>
                <w:sz w:val="24"/>
                <w:szCs w:val="24"/>
                <w:lang w:val="fr-CA" w:eastAsia="en-CA"/>
              </w:rPr>
            </w:pPr>
          </w:p>
          <w:p w:rsidRPr="0071014D" w:rsidR="00857DBD" w:rsidP="0093108C" w:rsidRDefault="00857DBD" w14:paraId="46E50FA6" w14:textId="206B6968">
            <w:pPr>
              <w:spacing w:after="0" w:line="240" w:lineRule="auto"/>
              <w:jc w:val="right"/>
              <w:rPr>
                <w:rFonts w:eastAsia="Times New Roman" w:cstheme="minorHAnsi"/>
                <w:b/>
                <w:bCs/>
                <w:sz w:val="24"/>
                <w:szCs w:val="24"/>
                <w:lang w:val="fr-CA" w:eastAsia="en-CA"/>
              </w:rPr>
            </w:pPr>
            <w:r w:rsidRPr="0071014D">
              <w:rPr>
                <w:rFonts w:eastAsia="Times New Roman" w:cstheme="minorHAnsi"/>
                <w:b/>
                <w:bCs/>
                <w:color w:val="0000FF"/>
                <w:sz w:val="24"/>
                <w:szCs w:val="24"/>
                <w:lang w:val="fr-CA" w:eastAsia="en-CA"/>
              </w:rPr>
              <w:t>R</w:t>
            </w:r>
            <w:r w:rsidRPr="0071014D" w:rsidR="0089753F">
              <w:rPr>
                <w:rFonts w:eastAsia="Times New Roman" w:cstheme="minorHAnsi"/>
                <w:b/>
                <w:bCs/>
                <w:color w:val="0000FF"/>
                <w:sz w:val="24"/>
                <w:szCs w:val="24"/>
                <w:lang w:val="fr-CA" w:eastAsia="en-CA"/>
              </w:rPr>
              <w:t>angée</w:t>
            </w:r>
            <w:r w:rsidRPr="0071014D">
              <w:rPr>
                <w:rFonts w:eastAsia="Times New Roman" w:cstheme="minorHAnsi"/>
                <w:b/>
                <w:bCs/>
                <w:color w:val="0000FF"/>
                <w:sz w:val="24"/>
                <w:szCs w:val="24"/>
                <w:lang w:val="fr-CA" w:eastAsia="en-CA"/>
              </w:rPr>
              <w:t xml:space="preserve"> 1</w:t>
            </w:r>
          </w:p>
        </w:tc>
        <w:tc>
          <w:tcPr>
            <w:tcW w:w="2705" w:type="dxa"/>
            <w:tcBorders>
              <w:top w:val="single" w:color="auto" w:sz="4" w:space="0"/>
              <w:left w:val="single" w:color="auto" w:sz="4" w:space="0"/>
              <w:bottom w:val="single" w:color="auto" w:sz="4" w:space="0"/>
              <w:right w:val="single" w:color="auto" w:sz="4" w:space="0"/>
            </w:tcBorders>
            <w:tcMar/>
            <w:vAlign w:val="center"/>
            <w:hideMark/>
          </w:tcPr>
          <w:p w:rsidRPr="009612B9" w:rsidR="00857DBD" w:rsidP="3F9AD875" w:rsidRDefault="342A9770" w14:paraId="5C9620B4" w14:textId="66075E1F">
            <w:pPr>
              <w:spacing w:after="0" w:line="240" w:lineRule="auto"/>
              <w:rPr>
                <w:b w:val="1"/>
                <w:bCs w:val="1"/>
                <w:sz w:val="24"/>
                <w:szCs w:val="24"/>
                <w:lang w:val="fr-CA"/>
              </w:rPr>
            </w:pPr>
            <w:r w:rsidRPr="59442249" w:rsidR="1A819B8A">
              <w:rPr>
                <w:b w:val="1"/>
                <w:bCs w:val="1"/>
                <w:sz w:val="24"/>
                <w:szCs w:val="24"/>
                <w:lang w:val="fr-CA"/>
              </w:rPr>
              <w:t>Combien de demandes ont été reçues de la part de ressor</w:t>
            </w:r>
            <w:r w:rsidRPr="59442249" w:rsidR="1A819B8A">
              <w:rPr>
                <w:rFonts w:eastAsia="Times New Roman"/>
                <w:b w:val="1"/>
                <w:bCs w:val="1"/>
                <w:sz w:val="24"/>
                <w:szCs w:val="24"/>
                <w:lang w:val="fr-CA" w:eastAsia="en-CA"/>
              </w:rPr>
              <w:t>tissants étrangers en</w:t>
            </w:r>
            <w:r w:rsidRPr="59442249" w:rsidR="00857DBD">
              <w:rPr>
                <w:b w:val="1"/>
                <w:bCs w:val="1"/>
                <w:sz w:val="24"/>
                <w:szCs w:val="24"/>
                <w:lang w:val="fr-CA"/>
              </w:rPr>
              <w:t xml:space="preserve"> </w:t>
            </w:r>
            <w:r w:rsidRPr="59442249" w:rsidR="008D1495">
              <w:rPr>
                <w:rFonts w:eastAsia="Times New Roman"/>
                <w:b w:val="1"/>
                <w:bCs w:val="1"/>
                <w:sz w:val="24"/>
                <w:szCs w:val="24"/>
                <w:lang w:val="fr-CA" w:eastAsia="en-CA"/>
              </w:rPr>
              <w:t>dehors du Canada</w:t>
            </w:r>
            <w:r w:rsidRPr="59442249" w:rsidR="00857DBD">
              <w:rPr>
                <w:rFonts w:eastAsia="Times New Roman"/>
                <w:b w:val="1"/>
                <w:bCs w:val="1"/>
                <w:sz w:val="24"/>
                <w:szCs w:val="24"/>
                <w:lang w:val="fr-CA" w:eastAsia="en-CA"/>
              </w:rPr>
              <w:t xml:space="preserve"> </w:t>
            </w:r>
            <w:r w:rsidRPr="59442249" w:rsidR="68FD4D7B">
              <w:rPr>
                <w:rFonts w:eastAsia="Times New Roman"/>
                <w:b w:val="1"/>
                <w:bCs w:val="1"/>
                <w:sz w:val="24"/>
                <w:szCs w:val="24"/>
                <w:lang w:val="fr-CA" w:eastAsia="en-CA"/>
              </w:rPr>
              <w:t>e</w:t>
            </w:r>
            <w:r w:rsidRPr="59442249" w:rsidR="00857DBD">
              <w:rPr>
                <w:rFonts w:eastAsia="Times New Roman"/>
                <w:b w:val="1"/>
                <w:bCs w:val="1"/>
                <w:sz w:val="24"/>
                <w:szCs w:val="24"/>
                <w:lang w:val="fr-CA" w:eastAsia="en-CA"/>
              </w:rPr>
              <w:t>n</w:t>
            </w:r>
            <w:r w:rsidRPr="59442249" w:rsidR="00857DBD">
              <w:rPr>
                <w:b w:val="1"/>
                <w:bCs w:val="1"/>
                <w:sz w:val="24"/>
                <w:szCs w:val="24"/>
                <w:lang w:val="fr-CA"/>
              </w:rPr>
              <w:t xml:space="preserve"> 20</w:t>
            </w:r>
            <w:r w:rsidRPr="59442249" w:rsidR="12988E48">
              <w:rPr>
                <w:b w:val="1"/>
                <w:bCs w:val="1"/>
                <w:sz w:val="24"/>
                <w:szCs w:val="24"/>
                <w:lang w:val="fr-CA"/>
              </w:rPr>
              <w:t>2</w:t>
            </w:r>
            <w:r w:rsidRPr="59442249" w:rsidR="001F3B96">
              <w:rPr>
                <w:b w:val="1"/>
                <w:bCs w:val="1"/>
                <w:sz w:val="24"/>
                <w:szCs w:val="24"/>
                <w:lang w:val="fr-CA"/>
              </w:rPr>
              <w:t>5</w:t>
            </w:r>
            <w:r w:rsidRPr="59442249" w:rsidR="00857DBD">
              <w:rPr>
                <w:b w:val="1"/>
                <w:bCs w:val="1"/>
                <w:sz w:val="24"/>
                <w:szCs w:val="24"/>
                <w:lang w:val="fr-CA"/>
              </w:rPr>
              <w:t>–</w:t>
            </w:r>
            <w:r w:rsidRPr="59442249" w:rsidR="1A819B8A">
              <w:rPr>
                <w:rFonts w:eastAsia="Times New Roman"/>
                <w:b w:val="1"/>
                <w:bCs w:val="1"/>
                <w:sz w:val="24"/>
                <w:szCs w:val="24"/>
                <w:lang w:val="fr-CA" w:eastAsia="en-CA"/>
              </w:rPr>
              <w:t>20</w:t>
            </w:r>
            <w:r w:rsidRPr="59442249" w:rsidR="0FF0089B">
              <w:rPr>
                <w:b w:val="1"/>
                <w:bCs w:val="1"/>
                <w:sz w:val="24"/>
                <w:szCs w:val="24"/>
                <w:lang w:val="fr-CA"/>
              </w:rPr>
              <w:t>2</w:t>
            </w:r>
            <w:r w:rsidRPr="59442249" w:rsidR="001F3B96">
              <w:rPr>
                <w:b w:val="1"/>
                <w:bCs w:val="1"/>
                <w:sz w:val="24"/>
                <w:szCs w:val="24"/>
                <w:lang w:val="fr-CA"/>
              </w:rPr>
              <w:t>6</w:t>
            </w:r>
            <w:r w:rsidRPr="59442249" w:rsidR="00857DBD">
              <w:rPr>
                <w:b w:val="1"/>
                <w:bCs w:val="1"/>
                <w:sz w:val="24"/>
                <w:szCs w:val="24"/>
                <w:lang w:val="fr-CA"/>
              </w:rPr>
              <w:t xml:space="preserve">? </w:t>
            </w:r>
          </w:p>
        </w:tc>
        <w:tc>
          <w:tcPr>
            <w:tcW w:w="1900" w:type="dxa"/>
            <w:tcBorders>
              <w:top w:val="single" w:color="auto" w:sz="4" w:space="0"/>
              <w:left w:val="single" w:color="auto" w:sz="4" w:space="0"/>
              <w:bottom w:val="single" w:color="auto" w:sz="4" w:space="0"/>
              <w:right w:val="single" w:color="auto" w:sz="4" w:space="0"/>
            </w:tcBorders>
            <w:tcMar/>
            <w:vAlign w:val="center"/>
            <w:hideMark/>
          </w:tcPr>
          <w:p w:rsidRPr="009612B9" w:rsidR="00857DBD" w:rsidP="0093108C" w:rsidRDefault="003532AF" w14:paraId="06718B96" w14:textId="329D6E33">
            <w:pPr>
              <w:spacing w:after="0" w:line="240" w:lineRule="auto"/>
              <w:jc w:val="center"/>
              <w:rPr>
                <w:b/>
                <w:sz w:val="24"/>
                <w:lang w:val="fr-CA"/>
              </w:rPr>
            </w:pPr>
            <w:r>
              <w:rPr>
                <w:b/>
                <w:sz w:val="24"/>
                <w:lang w:val="fr-CA"/>
              </w:rPr>
              <w:t>0</w:t>
            </w:r>
          </w:p>
        </w:tc>
      </w:tr>
    </w:tbl>
    <w:p w:rsidRPr="009612B9" w:rsidR="00857DBD" w:rsidP="00857DBD" w:rsidRDefault="00857DBD" w14:paraId="466403AA" w14:textId="77777777">
      <w:pPr>
        <w:spacing w:after="0" w:line="240" w:lineRule="auto"/>
        <w:rPr>
          <w:b/>
          <w:sz w:val="24"/>
          <w:lang w:val="fr-CA"/>
        </w:rPr>
      </w:pPr>
    </w:p>
    <w:p w:rsidRPr="009612B9" w:rsidR="00857DBD" w:rsidP="00857DBD" w:rsidRDefault="00857DBD" w14:paraId="05ED65A8" w14:textId="77777777">
      <w:pPr>
        <w:spacing w:after="0" w:line="240" w:lineRule="auto"/>
        <w:rPr>
          <w:b/>
          <w:sz w:val="24"/>
          <w:lang w:val="fr-CA"/>
        </w:rPr>
      </w:pPr>
    </w:p>
    <w:p w:rsidRPr="009612B9" w:rsidR="00857DBD" w:rsidP="00857DBD" w:rsidRDefault="00857DBD" w14:paraId="7F6189C9" w14:textId="77777777">
      <w:pPr>
        <w:spacing w:after="0" w:line="240" w:lineRule="auto"/>
        <w:rPr>
          <w:sz w:val="24"/>
          <w:lang w:val="fr-CA"/>
        </w:rPr>
      </w:pPr>
    </w:p>
    <w:p w:rsidRPr="009612B9" w:rsidR="00857DBD" w:rsidP="00857DBD" w:rsidRDefault="00857DBD" w14:paraId="5BEFE738" w14:textId="77777777">
      <w:pPr>
        <w:spacing w:after="0" w:line="240" w:lineRule="auto"/>
        <w:rPr>
          <w:sz w:val="24"/>
          <w:lang w:val="fr-CA"/>
        </w:rPr>
      </w:pPr>
    </w:p>
    <w:p w:rsidRPr="009612B9" w:rsidR="00857DBD" w:rsidP="00857DBD" w:rsidRDefault="00857DBD" w14:paraId="1D862B48" w14:textId="77777777">
      <w:pPr>
        <w:spacing w:line="240" w:lineRule="auto"/>
        <w:rPr>
          <w:b/>
          <w:sz w:val="24"/>
          <w:lang w:val="fr-CA"/>
        </w:rPr>
      </w:pPr>
    </w:p>
    <w:p w:rsidRPr="009612B9" w:rsidR="00857DBD" w:rsidP="00857DBD" w:rsidRDefault="00857DBD" w14:paraId="3F373E20" w14:textId="77777777">
      <w:pPr>
        <w:spacing w:line="240" w:lineRule="auto"/>
        <w:rPr>
          <w:b/>
          <w:sz w:val="24"/>
          <w:lang w:val="fr-CA"/>
        </w:rPr>
      </w:pPr>
    </w:p>
    <w:p w:rsidRPr="009612B9" w:rsidR="00857DBD" w:rsidP="00857DBD" w:rsidRDefault="00857DBD" w14:paraId="45572AB7" w14:textId="77777777">
      <w:pPr>
        <w:spacing w:after="0" w:line="240" w:lineRule="auto"/>
        <w:rPr>
          <w:sz w:val="24"/>
          <w:lang w:val="fr-CA"/>
        </w:rPr>
      </w:pPr>
    </w:p>
    <w:p w:rsidRPr="009612B9" w:rsidR="00AA5044" w:rsidP="00857DBD" w:rsidRDefault="00AA5044" w14:paraId="7F740CC4" w14:textId="77777777">
      <w:pPr>
        <w:spacing w:after="0" w:line="240" w:lineRule="auto"/>
        <w:rPr>
          <w:rFonts w:cstheme="minorHAnsi"/>
          <w:bCs/>
          <w:sz w:val="24"/>
          <w:szCs w:val="24"/>
          <w:lang w:val="fr-CA"/>
        </w:rPr>
      </w:pPr>
    </w:p>
    <w:p w:rsidRPr="009612B9" w:rsidR="00857DBD" w:rsidP="3F9AD875" w:rsidRDefault="00857DBD" w14:paraId="3C0E8732" w14:textId="0DB623BB">
      <w:pPr>
        <w:spacing w:after="0" w:line="240" w:lineRule="auto"/>
        <w:rPr>
          <w:sz w:val="24"/>
          <w:szCs w:val="24"/>
          <w:lang w:val="fr-CA"/>
        </w:rPr>
      </w:pPr>
      <w:r w:rsidRPr="59442249" w:rsidR="00857DBD">
        <w:rPr>
          <w:sz w:val="24"/>
          <w:szCs w:val="24"/>
          <w:lang w:val="fr-CA"/>
        </w:rPr>
        <w:t>R</w:t>
      </w:r>
      <w:r w:rsidRPr="59442249" w:rsidR="00F25030">
        <w:rPr>
          <w:sz w:val="24"/>
          <w:szCs w:val="24"/>
          <w:lang w:val="fr-CA"/>
        </w:rPr>
        <w:t>angée</w:t>
      </w:r>
      <w:r w:rsidRPr="59442249" w:rsidR="00857DBD">
        <w:rPr>
          <w:sz w:val="24"/>
          <w:szCs w:val="24"/>
          <w:lang w:val="fr-CA"/>
        </w:rPr>
        <w:t xml:space="preserve"> 1, </w:t>
      </w:r>
      <w:r w:rsidRPr="59442249" w:rsidR="004E653E">
        <w:rPr>
          <w:sz w:val="24"/>
          <w:szCs w:val="24"/>
          <w:lang w:val="fr-CA"/>
        </w:rPr>
        <w:t>Col.</w:t>
      </w:r>
      <w:r w:rsidRPr="59442249" w:rsidR="00857DBD">
        <w:rPr>
          <w:sz w:val="24"/>
          <w:szCs w:val="24"/>
          <w:lang w:val="fr-CA"/>
        </w:rPr>
        <w:t xml:space="preserve"> 1 </w:t>
      </w:r>
      <w:r w:rsidRPr="59442249" w:rsidR="00FB63EF">
        <w:rPr>
          <w:sz w:val="24"/>
          <w:szCs w:val="24"/>
          <w:lang w:val="fr-CA"/>
        </w:rPr>
        <w:t xml:space="preserve">de la </w:t>
      </w:r>
      <w:r w:rsidRPr="59442249" w:rsidR="00B85133">
        <w:rPr>
          <w:sz w:val="24"/>
          <w:szCs w:val="24"/>
          <w:lang w:val="fr-CA"/>
        </w:rPr>
        <w:t>S</w:t>
      </w:r>
      <w:r w:rsidRPr="59442249" w:rsidR="00FB63EF">
        <w:rPr>
          <w:sz w:val="24"/>
          <w:szCs w:val="24"/>
          <w:lang w:val="fr-CA"/>
        </w:rPr>
        <w:t>ection</w:t>
      </w:r>
      <w:r w:rsidRPr="59442249" w:rsidR="00857DBD">
        <w:rPr>
          <w:sz w:val="24"/>
          <w:szCs w:val="24"/>
          <w:lang w:val="fr-CA"/>
        </w:rPr>
        <w:t xml:space="preserve"> </w:t>
      </w:r>
      <w:r w:rsidRPr="59442249" w:rsidR="00945418">
        <w:rPr>
          <w:sz w:val="24"/>
          <w:szCs w:val="24"/>
          <w:lang w:val="fr-CA"/>
        </w:rPr>
        <w:t>4</w:t>
      </w:r>
      <w:r w:rsidRPr="59442249" w:rsidR="00857DBD">
        <w:rPr>
          <w:sz w:val="24"/>
          <w:szCs w:val="24"/>
          <w:lang w:val="fr-CA"/>
        </w:rPr>
        <w:t xml:space="preserve"> </w:t>
      </w:r>
      <w:r w:rsidRPr="59442249" w:rsidR="00B85133">
        <w:rPr>
          <w:sz w:val="24"/>
          <w:szCs w:val="24"/>
          <w:lang w:val="fr-CA"/>
        </w:rPr>
        <w:t xml:space="preserve">doit être inférieure ou égale à la Rangée 1, </w:t>
      </w:r>
      <w:r w:rsidRPr="59442249" w:rsidR="004E653E">
        <w:rPr>
          <w:sz w:val="24"/>
          <w:szCs w:val="24"/>
          <w:lang w:val="fr-CA"/>
        </w:rPr>
        <w:t>Col.</w:t>
      </w:r>
      <w:r w:rsidRPr="59442249" w:rsidR="00B85133">
        <w:rPr>
          <w:sz w:val="24"/>
          <w:szCs w:val="24"/>
          <w:lang w:val="fr-CA"/>
        </w:rPr>
        <w:t xml:space="preserve"> 1 de la Section 1.1 du Rapport statistique 20</w:t>
      </w:r>
      <w:r w:rsidRPr="59442249" w:rsidR="759C6997">
        <w:rPr>
          <w:sz w:val="24"/>
          <w:szCs w:val="24"/>
          <w:lang w:val="fr-CA"/>
        </w:rPr>
        <w:t>2</w:t>
      </w:r>
      <w:r w:rsidRPr="59442249" w:rsidR="0077649F">
        <w:rPr>
          <w:sz w:val="24"/>
          <w:szCs w:val="24"/>
          <w:lang w:val="fr-CA"/>
        </w:rPr>
        <w:t>5</w:t>
      </w:r>
      <w:r w:rsidRPr="59442249" w:rsidR="00B85133">
        <w:rPr>
          <w:sz w:val="24"/>
          <w:szCs w:val="24"/>
          <w:lang w:val="fr-CA"/>
        </w:rPr>
        <w:t>-20</w:t>
      </w:r>
      <w:r w:rsidRPr="59442249" w:rsidR="0FF0089B">
        <w:rPr>
          <w:sz w:val="24"/>
          <w:szCs w:val="24"/>
          <w:lang w:val="fr-CA"/>
        </w:rPr>
        <w:t>2</w:t>
      </w:r>
      <w:r w:rsidRPr="59442249" w:rsidR="0077649F">
        <w:rPr>
          <w:sz w:val="24"/>
          <w:szCs w:val="24"/>
          <w:lang w:val="fr-CA"/>
        </w:rPr>
        <w:t>6</w:t>
      </w:r>
      <w:r w:rsidRPr="59442249" w:rsidR="00B85133">
        <w:rPr>
          <w:sz w:val="24"/>
          <w:szCs w:val="24"/>
          <w:lang w:val="fr-CA"/>
        </w:rPr>
        <w:t xml:space="preserve"> sur la </w:t>
      </w:r>
      <w:r w:rsidRPr="59442249" w:rsidR="00B85133">
        <w:rPr>
          <w:i w:val="1"/>
          <w:iCs w:val="1"/>
          <w:sz w:val="24"/>
          <w:szCs w:val="24"/>
          <w:lang w:val="fr-CA"/>
        </w:rPr>
        <w:t>Loi sur la protection des renseignements personnels</w:t>
      </w:r>
      <w:r w:rsidRPr="59442249" w:rsidR="00B85133">
        <w:rPr>
          <w:sz w:val="24"/>
          <w:szCs w:val="24"/>
          <w:lang w:val="fr-CA"/>
        </w:rPr>
        <w:t>.</w:t>
      </w:r>
    </w:p>
    <w:p w:rsidRPr="009612B9" w:rsidR="00141358" w:rsidP="00AA5044" w:rsidRDefault="00141358" w14:paraId="336200D8" w14:textId="77777777">
      <w:pPr>
        <w:spacing w:after="0" w:line="240" w:lineRule="auto"/>
        <w:rPr>
          <w:rFonts w:cstheme="minorHAnsi"/>
          <w:bCs/>
          <w:sz w:val="24"/>
          <w:szCs w:val="24"/>
          <w:lang w:val="fr-CA"/>
        </w:rPr>
      </w:pPr>
    </w:p>
    <w:p w:rsidRPr="009612B9" w:rsidR="00AA5044" w:rsidP="59442249" w:rsidRDefault="000C499E" w14:paraId="53FE1979" w14:textId="60EE6175">
      <w:pPr>
        <w:spacing w:after="0" w:line="240" w:lineRule="auto"/>
        <w:rPr>
          <w:rFonts w:cs="Calibri" w:cstheme="minorAscii"/>
          <w:sz w:val="24"/>
          <w:szCs w:val="24"/>
          <w:lang w:val="fr-CA"/>
        </w:rPr>
      </w:pPr>
      <w:r w:rsidRPr="59442249" w:rsidR="000C499E">
        <w:rPr>
          <w:rFonts w:cs="Calibri" w:cstheme="minorAscii"/>
          <w:b w:val="1"/>
          <w:bCs w:val="1"/>
          <w:sz w:val="24"/>
          <w:szCs w:val="24"/>
          <w:u w:val="single"/>
          <w:lang w:val="fr-CA"/>
        </w:rPr>
        <w:t>Remarque</w:t>
      </w:r>
      <w:r w:rsidRPr="59442249" w:rsidR="000C499E">
        <w:rPr>
          <w:rFonts w:cs="Calibri" w:cstheme="minorAscii"/>
          <w:sz w:val="24"/>
          <w:szCs w:val="24"/>
          <w:lang w:val="fr-CA"/>
        </w:rPr>
        <w:t>:</w:t>
      </w:r>
      <w:r w:rsidRPr="59442249" w:rsidR="000C499E">
        <w:rPr>
          <w:rFonts w:cs="Calibri" w:cstheme="minorAscii"/>
          <w:sz w:val="24"/>
          <w:szCs w:val="24"/>
          <w:lang w:val="fr-CA"/>
        </w:rPr>
        <w:t xml:space="preserve"> </w:t>
      </w:r>
      <w:r w:rsidRPr="59442249" w:rsidR="00AA5044">
        <w:rPr>
          <w:rFonts w:cs="Calibri" w:cstheme="minorAscii"/>
          <w:sz w:val="24"/>
          <w:szCs w:val="24"/>
          <w:lang w:val="fr-CA"/>
        </w:rPr>
        <w:t xml:space="preserve">toute personne présente au Canada, y compris les ressortissants étrangers, peut présenter des demandes en vertu de la </w:t>
      </w:r>
      <w:r w:rsidRPr="59442249" w:rsidR="001B11A1">
        <w:rPr>
          <w:rFonts w:cs="Calibri" w:cstheme="minorAscii"/>
          <w:sz w:val="24"/>
          <w:szCs w:val="24"/>
          <w:lang w:val="fr-CA"/>
        </w:rPr>
        <w:t>LPRP</w:t>
      </w:r>
      <w:r w:rsidRPr="59442249" w:rsidR="00AA5044">
        <w:rPr>
          <w:rFonts w:cs="Calibri" w:cstheme="minorAscii"/>
          <w:sz w:val="24"/>
          <w:szCs w:val="24"/>
          <w:lang w:val="fr-CA"/>
        </w:rPr>
        <w:t xml:space="preserve"> depuis avril 1989 et l’entrée en vigueur du</w:t>
      </w:r>
      <w:r w:rsidRPr="59442249" w:rsidR="00AA5044">
        <w:rPr>
          <w:sz w:val="24"/>
          <w:szCs w:val="24"/>
          <w:lang w:val="fr-CA"/>
        </w:rPr>
        <w:t xml:space="preserve"> décret d’extension n° 2</w:t>
      </w:r>
      <w:r w:rsidRPr="59442249" w:rsidR="00AA5044">
        <w:rPr>
          <w:rFonts w:cs="Calibri" w:cstheme="minorAscii"/>
          <w:sz w:val="24"/>
          <w:szCs w:val="24"/>
          <w:lang w:val="fr-CA"/>
        </w:rPr>
        <w:t>.</w:t>
      </w:r>
    </w:p>
    <w:p w:rsidRPr="009612B9" w:rsidR="00F74EE3" w:rsidP="00141358" w:rsidRDefault="00F74EE3" w14:paraId="03AB80B5" w14:textId="33A1FFBC">
      <w:pPr>
        <w:spacing w:line="240" w:lineRule="auto"/>
        <w:rPr>
          <w:rFonts w:cstheme="minorHAnsi"/>
          <w:b/>
          <w:sz w:val="24"/>
          <w:szCs w:val="24"/>
          <w:highlight w:val="yellow"/>
          <w:lang w:val="fr-CA"/>
        </w:rPr>
      </w:pPr>
    </w:p>
    <w:p w:rsidRPr="009612B9" w:rsidR="00393717" w:rsidRDefault="00393717" w14:paraId="6185654F" w14:textId="77777777">
      <w:pPr>
        <w:rPr>
          <w:b/>
          <w:bCs/>
          <w:sz w:val="28"/>
          <w:szCs w:val="28"/>
          <w:lang w:val="fr-CA"/>
        </w:rPr>
      </w:pPr>
      <w:bookmarkStart w:name="Annexe" w:id="473"/>
      <w:r w:rsidRPr="009612B9">
        <w:rPr>
          <w:lang w:val="fr-CA"/>
        </w:rPr>
        <w:br w:type="page"/>
      </w:r>
    </w:p>
    <w:p w:rsidRPr="009612B9" w:rsidR="00F74EE3" w:rsidP="00950188" w:rsidRDefault="00F74EE3" w14:paraId="65754E0F" w14:textId="203BCF7A">
      <w:pPr>
        <w:pStyle w:val="Heading1"/>
      </w:pPr>
      <w:bookmarkStart w:name="_Toc132710760" w:id="474"/>
      <w:bookmarkStart w:name="_Toc168396323" w:id="475"/>
      <w:r w:rsidRPr="009612B9">
        <w:lastRenderedPageBreak/>
        <w:t>A</w:t>
      </w:r>
      <w:r w:rsidRPr="009612B9" w:rsidR="00DF5E16">
        <w:t>nnexe</w:t>
      </w:r>
      <w:r w:rsidRPr="009612B9">
        <w:t xml:space="preserve"> A</w:t>
      </w:r>
      <w:bookmarkEnd w:id="474"/>
      <w:bookmarkEnd w:id="475"/>
    </w:p>
    <w:bookmarkEnd w:id="473"/>
    <w:p w:rsidRPr="009612B9" w:rsidR="00F74EE3" w:rsidP="00F74EE3" w:rsidRDefault="00F74EE3" w14:paraId="60407907" w14:textId="77777777">
      <w:pPr>
        <w:spacing w:after="0" w:line="240" w:lineRule="auto"/>
        <w:rPr>
          <w:rFonts w:cstheme="minorHAnsi"/>
          <w:color w:val="000000"/>
          <w:sz w:val="24"/>
          <w:szCs w:val="24"/>
          <w:highlight w:val="yellow"/>
          <w:lang w:val="fr-CA"/>
        </w:rPr>
      </w:pPr>
    </w:p>
    <w:p w:rsidRPr="009612B9" w:rsidR="00F74EE3" w:rsidP="00F74EE3" w:rsidRDefault="00F701CB" w14:paraId="748D55C2" w14:textId="07BABD78">
      <w:pPr>
        <w:spacing w:after="0" w:line="240" w:lineRule="auto"/>
        <w:rPr>
          <w:rFonts w:cstheme="minorHAnsi"/>
          <w:sz w:val="24"/>
          <w:szCs w:val="24"/>
          <w:lang w:val="fr-CA"/>
        </w:rPr>
      </w:pPr>
      <w:r w:rsidRPr="009612B9">
        <w:rPr>
          <w:rFonts w:cstheme="minorHAnsi"/>
          <w:sz w:val="24"/>
          <w:szCs w:val="24"/>
          <w:lang w:val="fr-CA"/>
        </w:rPr>
        <w:t>Voici la liste des règles de gestion programmées dans le formulaire du Rapport statistique supplémentaire sur la</w:t>
      </w:r>
      <w:r w:rsidRPr="009612B9">
        <w:rPr>
          <w:i/>
          <w:sz w:val="24"/>
          <w:lang w:val="fr-CA"/>
        </w:rPr>
        <w:t xml:space="preserve"> L</w:t>
      </w:r>
      <w:r w:rsidRPr="009612B9">
        <w:rPr>
          <w:rFonts w:cstheme="minorHAnsi"/>
          <w:i/>
          <w:iCs/>
          <w:sz w:val="24"/>
          <w:szCs w:val="24"/>
          <w:lang w:val="fr-CA"/>
        </w:rPr>
        <w:t xml:space="preserve">oi sur </w:t>
      </w:r>
      <w:r w:rsidRPr="009612B9" w:rsidR="00393717">
        <w:rPr>
          <w:rFonts w:cstheme="minorHAnsi"/>
          <w:i/>
          <w:iCs/>
          <w:sz w:val="24"/>
          <w:szCs w:val="24"/>
          <w:lang w:val="fr-CA"/>
        </w:rPr>
        <w:t>l’accès</w:t>
      </w:r>
      <w:r w:rsidRPr="009612B9">
        <w:rPr>
          <w:rFonts w:cstheme="minorHAnsi"/>
          <w:i/>
          <w:iCs/>
          <w:sz w:val="24"/>
          <w:szCs w:val="24"/>
          <w:lang w:val="fr-CA"/>
        </w:rPr>
        <w:t xml:space="preserve"> à </w:t>
      </w:r>
      <w:r w:rsidRPr="009612B9" w:rsidR="00393717">
        <w:rPr>
          <w:rFonts w:cstheme="minorHAnsi"/>
          <w:i/>
          <w:iCs/>
          <w:sz w:val="24"/>
          <w:szCs w:val="24"/>
          <w:lang w:val="fr-CA"/>
        </w:rPr>
        <w:t>l’information</w:t>
      </w:r>
      <w:r w:rsidRPr="009612B9">
        <w:rPr>
          <w:rFonts w:cstheme="minorHAnsi"/>
          <w:sz w:val="24"/>
          <w:szCs w:val="24"/>
          <w:lang w:val="fr-CA"/>
        </w:rPr>
        <w:t xml:space="preserve"> et la </w:t>
      </w:r>
      <w:r w:rsidRPr="009612B9">
        <w:rPr>
          <w:rFonts w:cstheme="minorHAnsi"/>
          <w:i/>
          <w:iCs/>
          <w:sz w:val="24"/>
          <w:szCs w:val="24"/>
          <w:lang w:val="fr-CA"/>
        </w:rPr>
        <w:t>Loi sur la protection des renseignements personnels</w:t>
      </w:r>
      <w:r w:rsidRPr="009612B9">
        <w:rPr>
          <w:rFonts w:cstheme="minorHAnsi"/>
          <w:sz w:val="24"/>
          <w:szCs w:val="24"/>
          <w:lang w:val="fr-CA"/>
        </w:rPr>
        <w:t>.</w:t>
      </w:r>
    </w:p>
    <w:p w:rsidRPr="009612B9" w:rsidR="00F74EE3" w:rsidP="00D31E63" w:rsidRDefault="00F74EE3" w14:paraId="685D2CAE" w14:textId="77777777">
      <w:pPr>
        <w:spacing w:after="0" w:line="240" w:lineRule="auto"/>
        <w:rPr>
          <w:rFonts w:eastAsia="Times New Roman" w:cstheme="minorHAnsi"/>
          <w:sz w:val="24"/>
          <w:szCs w:val="24"/>
          <w:lang w:val="fr-CA" w:eastAsia="en-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44EF7" w:rsidR="00F74EE3" w:rsidTr="59442249" w14:paraId="046D5CAF" w14:textId="77777777">
        <w:tc>
          <w:tcPr>
            <w:tcW w:w="9445" w:type="dxa"/>
            <w:tcBorders>
              <w:top w:val="single" w:color="auto" w:sz="4" w:space="0"/>
              <w:left w:val="single" w:color="auto" w:sz="4" w:space="0"/>
              <w:bottom w:val="single" w:color="auto" w:sz="4" w:space="0"/>
              <w:right w:val="single" w:color="auto" w:sz="4" w:space="0"/>
            </w:tcBorders>
            <w:shd w:val="clear" w:color="auto" w:fill="E0E0E0"/>
            <w:tcMar/>
            <w:hideMark/>
          </w:tcPr>
          <w:p w:rsidRPr="009612B9" w:rsidR="00F74EE3" w:rsidP="00D31E63" w:rsidRDefault="00F74EE3" w14:paraId="59880585" w14:textId="575EA31E">
            <w:pPr>
              <w:spacing w:before="120" w:after="0" w:line="240" w:lineRule="auto"/>
              <w:rPr>
                <w:rFonts w:cstheme="minorHAnsi"/>
                <w:b/>
                <w:sz w:val="24"/>
                <w:szCs w:val="24"/>
                <w:u w:val="single"/>
                <w:lang w:val="fr-CA"/>
              </w:rPr>
            </w:pPr>
            <w:r w:rsidRPr="009612B9">
              <w:rPr>
                <w:rFonts w:cstheme="minorHAnsi"/>
                <w:b/>
                <w:sz w:val="24"/>
                <w:szCs w:val="24"/>
                <w:u w:val="single"/>
                <w:lang w:val="fr-CA"/>
              </w:rPr>
              <w:t xml:space="preserve">Section </w:t>
            </w:r>
            <w:r w:rsidR="00945418">
              <w:rPr>
                <w:rFonts w:cstheme="minorHAnsi"/>
                <w:b/>
                <w:sz w:val="24"/>
                <w:szCs w:val="24"/>
                <w:u w:val="single"/>
                <w:lang w:val="fr-CA"/>
              </w:rPr>
              <w:t>1</w:t>
            </w:r>
            <w:r w:rsidRPr="009612B9">
              <w:rPr>
                <w:rFonts w:cstheme="minorHAnsi"/>
                <w:b/>
                <w:sz w:val="24"/>
                <w:szCs w:val="24"/>
                <w:u w:val="single"/>
                <w:lang w:val="fr-CA"/>
              </w:rPr>
              <w:t>.1</w:t>
            </w:r>
          </w:p>
          <w:p w:rsidRPr="009612B9" w:rsidR="00F74EE3" w:rsidP="00D31E63" w:rsidRDefault="00F13CDD" w14:paraId="5248B840" w14:textId="399F5918">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1,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1,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4AD14F88" w14:textId="5AF95227">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2,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2,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5AE4FDE7" w14:textId="18F6C62C">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3,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3,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1DED7D88" w14:textId="6E0F435C">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4,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4,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3AF5927D" w14:textId="77B3D4F6">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5,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5,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7A019535" w14:textId="0307E0F5">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6,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6, Col. 1 </w:t>
            </w:r>
            <w:r w:rsidRPr="009612B9">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A135DD" w:rsidP="00A135DD" w:rsidRDefault="00A135DD" w14:paraId="4CA4FB20" w14:textId="3EC1A65C">
            <w:pPr>
              <w:spacing w:after="0" w:line="240" w:lineRule="auto"/>
              <w:rPr>
                <w:rFonts w:cstheme="minorHAnsi"/>
                <w:b/>
                <w:color w:val="0000FF"/>
                <w:sz w:val="24"/>
                <w:szCs w:val="24"/>
                <w:lang w:val="fr-CA"/>
              </w:rPr>
            </w:pPr>
            <w:r w:rsidRPr="009612B9">
              <w:rPr>
                <w:rFonts w:cstheme="minorHAnsi"/>
                <w:b/>
                <w:color w:val="0000FF"/>
                <w:sz w:val="24"/>
                <w:szCs w:val="24"/>
                <w:lang w:val="fr-CA"/>
              </w:rPr>
              <w:t>Rangée 7, Col. 3 = somme de Rangée 7, Col. 1 et 2</w:t>
            </w:r>
            <w:r w:rsidRPr="009612B9" w:rsidR="00D42A33">
              <w:rPr>
                <w:rFonts w:cstheme="minorHAnsi"/>
                <w:b/>
                <w:color w:val="0000FF"/>
                <w:sz w:val="24"/>
                <w:szCs w:val="24"/>
                <w:lang w:val="fr-CA"/>
              </w:rPr>
              <w:t>.</w:t>
            </w:r>
          </w:p>
          <w:p w:rsidRPr="009612B9" w:rsidR="00E47AAD" w:rsidP="00E47AAD" w:rsidRDefault="00E47AAD" w14:paraId="5BDF8839" w14:textId="00B6100C">
            <w:pPr>
              <w:spacing w:after="0" w:line="240" w:lineRule="auto"/>
              <w:rPr>
                <w:rFonts w:cstheme="minorHAnsi"/>
                <w:b/>
                <w:color w:val="0000FF"/>
                <w:sz w:val="24"/>
                <w:szCs w:val="24"/>
                <w:lang w:val="fr-CA"/>
              </w:rPr>
            </w:pPr>
            <w:r w:rsidRPr="009612B9">
              <w:rPr>
                <w:rFonts w:cstheme="minorHAnsi"/>
                <w:b/>
                <w:color w:val="0000FF"/>
                <w:sz w:val="24"/>
                <w:szCs w:val="24"/>
                <w:lang w:val="fr-CA"/>
              </w:rPr>
              <w:t>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8, Col. 3 = s</w:t>
            </w:r>
            <w:r w:rsidRPr="009612B9" w:rsidR="003A373A">
              <w:rPr>
                <w:rFonts w:cstheme="minorHAnsi"/>
                <w:b/>
                <w:color w:val="0000FF"/>
                <w:sz w:val="24"/>
                <w:szCs w:val="24"/>
                <w:lang w:val="fr-CA"/>
              </w:rPr>
              <w:t>omme</w:t>
            </w:r>
            <w:r w:rsidRPr="009612B9">
              <w:rPr>
                <w:rFonts w:cstheme="minorHAnsi"/>
                <w:b/>
                <w:color w:val="0000FF"/>
                <w:sz w:val="24"/>
                <w:szCs w:val="24"/>
                <w:lang w:val="fr-CA"/>
              </w:rPr>
              <w:t xml:space="preserve"> </w:t>
            </w:r>
            <w:r w:rsidRPr="009612B9" w:rsidR="003A373A">
              <w:rPr>
                <w:rFonts w:cstheme="minorHAnsi"/>
                <w:b/>
                <w:color w:val="0000FF"/>
                <w:sz w:val="24"/>
                <w:szCs w:val="24"/>
                <w:lang w:val="fr-CA"/>
              </w:rPr>
              <w:t>de</w:t>
            </w:r>
            <w:r w:rsidRPr="009612B9">
              <w:rPr>
                <w:rFonts w:cstheme="minorHAnsi"/>
                <w:b/>
                <w:color w:val="0000FF"/>
                <w:sz w:val="24"/>
                <w:szCs w:val="24"/>
                <w:lang w:val="fr-CA"/>
              </w:rPr>
              <w:t xml:space="preserve"> 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8, Col. 1</w:t>
            </w:r>
            <w:r w:rsidRPr="009612B9" w:rsidR="003A373A">
              <w:rPr>
                <w:rFonts w:cstheme="minorHAnsi"/>
                <w:b/>
                <w:color w:val="0000FF"/>
                <w:sz w:val="24"/>
                <w:szCs w:val="24"/>
                <w:lang w:val="fr-CA"/>
              </w:rPr>
              <w:t xml:space="preserve"> et</w:t>
            </w:r>
            <w:r w:rsidRPr="009612B9">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E47AAD" w:rsidP="00E47AAD" w:rsidRDefault="00E47AAD" w14:paraId="2979CC66" w14:textId="008A3183">
            <w:pPr>
              <w:spacing w:after="0" w:line="240" w:lineRule="auto"/>
              <w:rPr>
                <w:rFonts w:cstheme="minorHAnsi"/>
                <w:b/>
                <w:color w:val="0000FF"/>
                <w:sz w:val="24"/>
                <w:szCs w:val="24"/>
                <w:lang w:val="fr-CA"/>
              </w:rPr>
            </w:pPr>
            <w:r w:rsidRPr="009612B9">
              <w:rPr>
                <w:rFonts w:cstheme="minorHAnsi"/>
                <w:b/>
                <w:color w:val="0000FF"/>
                <w:sz w:val="24"/>
                <w:szCs w:val="24"/>
                <w:lang w:val="fr-CA"/>
              </w:rPr>
              <w:t>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9, Col. 3 = s</w:t>
            </w:r>
            <w:r w:rsidRPr="009612B9" w:rsidR="003A373A">
              <w:rPr>
                <w:rFonts w:cstheme="minorHAnsi"/>
                <w:b/>
                <w:color w:val="0000FF"/>
                <w:sz w:val="24"/>
                <w:szCs w:val="24"/>
                <w:lang w:val="fr-CA"/>
              </w:rPr>
              <w:t>omme de</w:t>
            </w:r>
            <w:r w:rsidRPr="009612B9">
              <w:rPr>
                <w:rFonts w:cstheme="minorHAnsi"/>
                <w:b/>
                <w:color w:val="0000FF"/>
                <w:sz w:val="24"/>
                <w:szCs w:val="24"/>
                <w:lang w:val="fr-CA"/>
              </w:rPr>
              <w:t xml:space="preserve"> 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9, Col. 1 </w:t>
            </w:r>
            <w:r w:rsidRPr="009612B9" w:rsidR="003A373A">
              <w:rPr>
                <w:rFonts w:cstheme="minorHAnsi"/>
                <w:b/>
                <w:color w:val="0000FF"/>
                <w:sz w:val="24"/>
                <w:szCs w:val="24"/>
                <w:lang w:val="fr-CA"/>
              </w:rPr>
              <w:t>et</w:t>
            </w:r>
            <w:r w:rsidRPr="009612B9">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E47AAD" w:rsidP="00A135DD" w:rsidRDefault="00E47AAD" w14:paraId="16213A2A" w14:textId="5B99BB12">
            <w:pPr>
              <w:spacing w:after="0" w:line="240" w:lineRule="auto"/>
              <w:rPr>
                <w:rFonts w:cstheme="minorHAnsi"/>
                <w:b/>
                <w:color w:val="0000FF"/>
                <w:sz w:val="24"/>
                <w:szCs w:val="24"/>
                <w:lang w:val="fr-CA"/>
              </w:rPr>
            </w:pPr>
            <w:r w:rsidRPr="009612B9">
              <w:rPr>
                <w:rFonts w:cstheme="minorHAnsi"/>
                <w:b/>
                <w:color w:val="0000FF"/>
                <w:sz w:val="24"/>
                <w:szCs w:val="24"/>
                <w:lang w:val="fr-CA"/>
              </w:rPr>
              <w:t>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10, Col. 3 = s</w:t>
            </w:r>
            <w:r w:rsidRPr="009612B9" w:rsidR="003A373A">
              <w:rPr>
                <w:rFonts w:cstheme="minorHAnsi"/>
                <w:b/>
                <w:color w:val="0000FF"/>
                <w:sz w:val="24"/>
                <w:szCs w:val="24"/>
                <w:lang w:val="fr-CA"/>
              </w:rPr>
              <w:t>omme de</w:t>
            </w:r>
            <w:r w:rsidRPr="009612B9">
              <w:rPr>
                <w:rFonts w:cstheme="minorHAnsi"/>
                <w:b/>
                <w:color w:val="0000FF"/>
                <w:sz w:val="24"/>
                <w:szCs w:val="24"/>
                <w:lang w:val="fr-CA"/>
              </w:rPr>
              <w:t xml:space="preserve"> R</w:t>
            </w:r>
            <w:r w:rsidRPr="009612B9" w:rsidR="003A373A">
              <w:rPr>
                <w:rFonts w:cstheme="minorHAnsi"/>
                <w:b/>
                <w:color w:val="0000FF"/>
                <w:sz w:val="24"/>
                <w:szCs w:val="24"/>
                <w:lang w:val="fr-CA"/>
              </w:rPr>
              <w:t>angée</w:t>
            </w:r>
            <w:r w:rsidRPr="009612B9">
              <w:rPr>
                <w:rFonts w:cstheme="minorHAnsi"/>
                <w:b/>
                <w:color w:val="0000FF"/>
                <w:sz w:val="24"/>
                <w:szCs w:val="24"/>
                <w:lang w:val="fr-CA"/>
              </w:rPr>
              <w:t xml:space="preserve"> 10, Col. 1 </w:t>
            </w:r>
            <w:r w:rsidRPr="009612B9" w:rsidR="003A373A">
              <w:rPr>
                <w:rFonts w:cstheme="minorHAnsi"/>
                <w:b/>
                <w:color w:val="0000FF"/>
                <w:sz w:val="24"/>
                <w:szCs w:val="24"/>
                <w:lang w:val="fr-CA"/>
              </w:rPr>
              <w:t>et</w:t>
            </w:r>
            <w:r w:rsidRPr="009612B9">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4EE3F0FE" w:rsidRDefault="563B7BE2" w14:paraId="2B9168C7" w14:textId="2738588D">
            <w:pPr>
              <w:spacing w:after="120" w:line="240" w:lineRule="auto"/>
              <w:rPr>
                <w:b w:val="1"/>
                <w:bCs w:val="1"/>
                <w:color w:val="0000FF"/>
                <w:sz w:val="24"/>
                <w:szCs w:val="24"/>
                <w:lang w:val="fr-CA"/>
              </w:rPr>
            </w:pPr>
            <w:r w:rsidRPr="59442249" w:rsidR="0B1D4507">
              <w:rPr>
                <w:b w:val="1"/>
                <w:bCs w:val="1"/>
                <w:color w:val="0000FF"/>
                <w:sz w:val="24"/>
                <w:szCs w:val="24"/>
                <w:lang w:val="fr-CA"/>
              </w:rPr>
              <w:t xml:space="preserve">Rangée </w:t>
            </w:r>
            <w:r w:rsidRPr="59442249" w:rsidR="7E3A2E29">
              <w:rPr>
                <w:b w:val="1"/>
                <w:bCs w:val="1"/>
                <w:color w:val="0000FF"/>
                <w:sz w:val="24"/>
                <w:szCs w:val="24"/>
                <w:lang w:val="fr-CA"/>
              </w:rPr>
              <w:t>11</w:t>
            </w:r>
            <w:r w:rsidRPr="59442249" w:rsidR="00F74EE3">
              <w:rPr>
                <w:b w:val="1"/>
                <w:bCs w:val="1"/>
                <w:color w:val="0000FF"/>
                <w:sz w:val="24"/>
                <w:szCs w:val="24"/>
                <w:lang w:val="fr-CA"/>
              </w:rPr>
              <w:t xml:space="preserve">, Col. 3 = </w:t>
            </w:r>
            <w:r w:rsidRPr="59442249" w:rsidR="2B6409D2">
              <w:rPr>
                <w:b w:val="1"/>
                <w:bCs w:val="1"/>
                <w:color w:val="0000FF"/>
                <w:sz w:val="24"/>
                <w:szCs w:val="24"/>
                <w:lang w:val="fr-CA"/>
              </w:rPr>
              <w:t xml:space="preserve">somme de </w:t>
            </w:r>
            <w:r w:rsidRPr="59442249" w:rsidR="0B1D4507">
              <w:rPr>
                <w:b w:val="1"/>
                <w:bCs w:val="1"/>
                <w:color w:val="0000FF"/>
                <w:sz w:val="24"/>
                <w:szCs w:val="24"/>
                <w:lang w:val="fr-CA"/>
              </w:rPr>
              <w:t xml:space="preserve">Rangée </w:t>
            </w:r>
            <w:r w:rsidRPr="59442249" w:rsidR="548788FF">
              <w:rPr>
                <w:b w:val="1"/>
                <w:bCs w:val="1"/>
                <w:color w:val="0000FF"/>
                <w:sz w:val="24"/>
                <w:szCs w:val="24"/>
                <w:lang w:val="fr-CA"/>
              </w:rPr>
              <w:t>11</w:t>
            </w:r>
            <w:r w:rsidRPr="59442249" w:rsidR="00F74EE3">
              <w:rPr>
                <w:b w:val="1"/>
                <w:bCs w:val="1"/>
                <w:color w:val="0000FF"/>
                <w:sz w:val="24"/>
                <w:szCs w:val="24"/>
                <w:lang w:val="fr-CA"/>
              </w:rPr>
              <w:t xml:space="preserve">, Col. 1 </w:t>
            </w:r>
            <w:r w:rsidRPr="59442249" w:rsidR="0B1D4507">
              <w:rPr>
                <w:b w:val="1"/>
                <w:bCs w:val="1"/>
                <w:color w:val="0000FF"/>
                <w:sz w:val="24"/>
                <w:szCs w:val="24"/>
                <w:lang w:val="fr-CA"/>
              </w:rPr>
              <w:t>et</w:t>
            </w:r>
            <w:r w:rsidRPr="59442249" w:rsidR="00F74EE3">
              <w:rPr>
                <w:b w:val="1"/>
                <w:bCs w:val="1"/>
                <w:color w:val="0000FF"/>
                <w:sz w:val="24"/>
                <w:szCs w:val="24"/>
                <w:lang w:val="fr-CA"/>
              </w:rPr>
              <w:t xml:space="preserve"> 2 = </w:t>
            </w:r>
            <w:r w:rsidRPr="59442249" w:rsidR="0B1D4507">
              <w:rPr>
                <w:b w:val="1"/>
                <w:bCs w:val="1"/>
                <w:color w:val="0000FF"/>
                <w:sz w:val="24"/>
                <w:szCs w:val="24"/>
                <w:lang w:val="fr-CA"/>
              </w:rPr>
              <w:t xml:space="preserve">Rangée </w:t>
            </w:r>
            <w:r w:rsidRPr="59442249" w:rsidR="00A135DD">
              <w:rPr>
                <w:b w:val="1"/>
                <w:bCs w:val="1"/>
                <w:color w:val="0000FF"/>
                <w:sz w:val="24"/>
                <w:szCs w:val="24"/>
                <w:lang w:val="fr-CA"/>
              </w:rPr>
              <w:t>7</w:t>
            </w:r>
            <w:r w:rsidRPr="59442249" w:rsidR="00F74EE3">
              <w:rPr>
                <w:b w:val="1"/>
                <w:bCs w:val="1"/>
                <w:color w:val="0000FF"/>
                <w:sz w:val="24"/>
                <w:szCs w:val="24"/>
                <w:lang w:val="fr-CA"/>
              </w:rPr>
              <w:t xml:space="preserve">, Col. 1 </w:t>
            </w:r>
            <w:r w:rsidRPr="59442249" w:rsidR="2B6409D2">
              <w:rPr>
                <w:b w:val="1"/>
                <w:bCs w:val="1"/>
                <w:color w:val="0000FF"/>
                <w:sz w:val="24"/>
                <w:szCs w:val="24"/>
                <w:lang w:val="fr-CA"/>
              </w:rPr>
              <w:t>de</w:t>
            </w:r>
            <w:r w:rsidRPr="59442249" w:rsidR="00F74EE3">
              <w:rPr>
                <w:b w:val="1"/>
                <w:bCs w:val="1"/>
                <w:color w:val="0000FF"/>
                <w:sz w:val="24"/>
                <w:szCs w:val="24"/>
                <w:lang w:val="fr-CA"/>
              </w:rPr>
              <w:t xml:space="preserve"> </w:t>
            </w:r>
            <w:r w:rsidRPr="59442249" w:rsidR="2B6409D2">
              <w:rPr>
                <w:b w:val="1"/>
                <w:bCs w:val="1"/>
                <w:color w:val="0000FF"/>
                <w:sz w:val="24"/>
                <w:szCs w:val="24"/>
                <w:lang w:val="fr-CA"/>
              </w:rPr>
              <w:t xml:space="preserve">la </w:t>
            </w:r>
            <w:r w:rsidRPr="59442249" w:rsidR="00F74EE3">
              <w:rPr>
                <w:b w:val="1"/>
                <w:bCs w:val="1"/>
                <w:color w:val="0000FF"/>
                <w:sz w:val="24"/>
                <w:szCs w:val="24"/>
                <w:lang w:val="fr-CA"/>
              </w:rPr>
              <w:t xml:space="preserve">Section 1.1 </w:t>
            </w:r>
            <w:r w:rsidRPr="59442249" w:rsidR="2B6409D2">
              <w:rPr>
                <w:b w:val="1"/>
                <w:bCs w:val="1"/>
                <w:color w:val="0000FF"/>
                <w:sz w:val="24"/>
                <w:szCs w:val="24"/>
                <w:lang w:val="fr-CA"/>
              </w:rPr>
              <w:t>du</w:t>
            </w:r>
            <w:r w:rsidRPr="59442249" w:rsidR="00F74EE3">
              <w:rPr>
                <w:b w:val="1"/>
                <w:bCs w:val="1"/>
                <w:color w:val="0000FF"/>
                <w:sz w:val="24"/>
                <w:szCs w:val="24"/>
                <w:lang w:val="fr-CA"/>
              </w:rPr>
              <w:t xml:space="preserve"> </w:t>
            </w:r>
            <w:r w:rsidRPr="59442249" w:rsidR="2B6409D2">
              <w:rPr>
                <w:b w:val="1"/>
                <w:bCs w:val="1"/>
                <w:color w:val="0000FF"/>
                <w:sz w:val="24"/>
                <w:szCs w:val="24"/>
                <w:lang w:val="fr-CA"/>
              </w:rPr>
              <w:t xml:space="preserve">Rapport statistique sur la </w:t>
            </w:r>
            <w:r w:rsidRPr="59442249" w:rsidR="2B6409D2">
              <w:rPr>
                <w:b w:val="1"/>
                <w:bCs w:val="1"/>
                <w:i w:val="1"/>
                <w:iCs w:val="1"/>
                <w:color w:val="0000FF"/>
                <w:sz w:val="24"/>
                <w:szCs w:val="24"/>
                <w:lang w:val="fr-CA"/>
              </w:rPr>
              <w:t>Loi sur l’accès à l’information</w:t>
            </w:r>
            <w:r w:rsidRPr="59442249" w:rsidR="2B6409D2">
              <w:rPr>
                <w:b w:val="1"/>
                <w:bCs w:val="1"/>
                <w:color w:val="0000FF"/>
                <w:sz w:val="24"/>
                <w:szCs w:val="24"/>
                <w:lang w:val="fr-CA"/>
              </w:rPr>
              <w:t xml:space="preserve"> de </w:t>
            </w:r>
            <w:r w:rsidRPr="59442249" w:rsidR="00F74EE3">
              <w:rPr>
                <w:b w:val="1"/>
                <w:bCs w:val="1"/>
                <w:color w:val="0000FF"/>
                <w:sz w:val="24"/>
                <w:szCs w:val="24"/>
                <w:lang w:val="fr-CA"/>
              </w:rPr>
              <w:t>20</w:t>
            </w:r>
            <w:r w:rsidRPr="59442249" w:rsidR="733D7D5B">
              <w:rPr>
                <w:b w:val="1"/>
                <w:bCs w:val="1"/>
                <w:color w:val="0000FF"/>
                <w:sz w:val="24"/>
                <w:szCs w:val="24"/>
                <w:lang w:val="fr-CA"/>
              </w:rPr>
              <w:t>2</w:t>
            </w:r>
            <w:r w:rsidRPr="59442249" w:rsidR="64641276">
              <w:rPr>
                <w:b w:val="1"/>
                <w:bCs w:val="1"/>
                <w:color w:val="0000FF"/>
                <w:sz w:val="24"/>
                <w:szCs w:val="24"/>
                <w:lang w:val="fr-CA"/>
              </w:rPr>
              <w:t>5</w:t>
            </w:r>
            <w:r w:rsidRPr="59442249" w:rsidR="000B7DCD">
              <w:rPr>
                <w:b w:val="1"/>
                <w:bCs w:val="1"/>
                <w:color w:val="0000FF"/>
                <w:sz w:val="24"/>
                <w:szCs w:val="24"/>
                <w:lang w:val="fr-CA"/>
              </w:rPr>
              <w:t>–</w:t>
            </w:r>
            <w:r w:rsidRPr="59442249" w:rsidR="00F74EE3">
              <w:rPr>
                <w:b w:val="1"/>
                <w:bCs w:val="1"/>
                <w:color w:val="0000FF"/>
                <w:sz w:val="24"/>
                <w:szCs w:val="24"/>
                <w:lang w:val="fr-CA"/>
              </w:rPr>
              <w:t>20</w:t>
            </w:r>
            <w:r w:rsidRPr="59442249" w:rsidR="5E757210">
              <w:rPr>
                <w:b w:val="1"/>
                <w:bCs w:val="1"/>
                <w:color w:val="0000FF"/>
                <w:sz w:val="24"/>
                <w:szCs w:val="24"/>
                <w:lang w:val="fr-CA"/>
              </w:rPr>
              <w:t>2</w:t>
            </w:r>
            <w:r w:rsidRPr="59442249" w:rsidR="64641276">
              <w:rPr>
                <w:b w:val="1"/>
                <w:bCs w:val="1"/>
                <w:color w:val="0000FF"/>
                <w:sz w:val="24"/>
                <w:szCs w:val="24"/>
                <w:lang w:val="fr-CA"/>
              </w:rPr>
              <w:t>6</w:t>
            </w:r>
            <w:r w:rsidRPr="59442249" w:rsidR="4A592E84">
              <w:rPr>
                <w:b w:val="1"/>
                <w:bCs w:val="1"/>
                <w:color w:val="0000FF"/>
                <w:sz w:val="24"/>
                <w:szCs w:val="24"/>
                <w:lang w:val="fr-CA"/>
              </w:rPr>
              <w:t>.</w:t>
            </w:r>
            <w:r w:rsidRPr="59442249" w:rsidR="000B7DCD">
              <w:rPr>
                <w:b w:val="1"/>
                <w:bCs w:val="1"/>
                <w:color w:val="0000FF"/>
                <w:sz w:val="24"/>
                <w:szCs w:val="24"/>
                <w:lang w:val="fr-CA"/>
              </w:rPr>
              <w:t xml:space="preserve"> </w:t>
            </w:r>
          </w:p>
        </w:tc>
      </w:tr>
    </w:tbl>
    <w:p w:rsidRPr="009612B9" w:rsidR="00F74EE3" w:rsidP="00D31E63" w:rsidRDefault="00F74EE3" w14:paraId="72895680" w14:textId="77777777">
      <w:pPr>
        <w:spacing w:after="0" w:line="240" w:lineRule="auto"/>
        <w:rPr>
          <w:rFonts w:eastAsia="Times New Roman" w:cstheme="minorHAnsi"/>
          <w:sz w:val="24"/>
          <w:szCs w:val="24"/>
          <w:lang w:val="fr-CA" w:eastAsia="en-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44EF7" w:rsidR="00F74EE3" w:rsidTr="0050090F" w14:paraId="720279F5" w14:textId="77777777">
        <w:tc>
          <w:tcPr>
            <w:tcW w:w="9445" w:type="dxa"/>
            <w:tcBorders>
              <w:top w:val="single" w:color="auto" w:sz="4" w:space="0"/>
              <w:left w:val="single" w:color="auto" w:sz="4" w:space="0"/>
              <w:bottom w:val="single" w:color="auto" w:sz="4" w:space="0"/>
              <w:right w:val="single" w:color="auto" w:sz="4" w:space="0"/>
            </w:tcBorders>
            <w:shd w:val="clear" w:color="auto" w:fill="E0E0E0"/>
            <w:hideMark/>
          </w:tcPr>
          <w:p w:rsidRPr="009612B9" w:rsidR="00F74EE3" w:rsidP="00D31E63" w:rsidRDefault="00F74EE3" w14:paraId="19C85DCB" w14:textId="01EAAB3E">
            <w:pPr>
              <w:spacing w:before="120" w:after="0" w:line="240" w:lineRule="auto"/>
              <w:rPr>
                <w:rFonts w:cstheme="minorHAnsi"/>
                <w:b/>
                <w:sz w:val="24"/>
                <w:szCs w:val="24"/>
                <w:u w:val="single"/>
                <w:lang w:val="fr-CA"/>
              </w:rPr>
            </w:pPr>
            <w:r w:rsidRPr="009612B9">
              <w:rPr>
                <w:rFonts w:cstheme="minorHAnsi"/>
                <w:b/>
                <w:sz w:val="24"/>
                <w:szCs w:val="24"/>
                <w:u w:val="single"/>
                <w:lang w:val="fr-CA"/>
              </w:rPr>
              <w:t xml:space="preserve">Section </w:t>
            </w:r>
            <w:r w:rsidR="00945418">
              <w:rPr>
                <w:rFonts w:cstheme="minorHAnsi"/>
                <w:b/>
                <w:sz w:val="24"/>
                <w:szCs w:val="24"/>
                <w:u w:val="single"/>
                <w:lang w:val="fr-CA"/>
              </w:rPr>
              <w:t>1</w:t>
            </w:r>
            <w:r w:rsidRPr="009612B9">
              <w:rPr>
                <w:rFonts w:cstheme="minorHAnsi"/>
                <w:b/>
                <w:sz w:val="24"/>
                <w:szCs w:val="24"/>
                <w:u w:val="single"/>
                <w:lang w:val="fr-CA"/>
              </w:rPr>
              <w:t>.2</w:t>
            </w:r>
          </w:p>
          <w:p w:rsidRPr="009612B9" w:rsidR="00F74EE3" w:rsidP="00D31E63" w:rsidRDefault="00F13CDD" w14:paraId="36C300CD" w14:textId="5BD87F12">
            <w:pPr>
              <w:spacing w:after="120" w:line="240" w:lineRule="auto"/>
              <w:rPr>
                <w:rFonts w:cstheme="minorHAnsi"/>
                <w:bCs/>
                <w:color w:val="0000FF"/>
                <w:sz w:val="24"/>
                <w:szCs w:val="24"/>
                <w:lang w:val="fr-CA"/>
              </w:rPr>
            </w:pPr>
            <w:r w:rsidRPr="009612B9">
              <w:rPr>
                <w:rFonts w:cstheme="minorHAnsi"/>
                <w:b/>
                <w:color w:val="0000FF"/>
                <w:sz w:val="24"/>
                <w:szCs w:val="24"/>
                <w:lang w:val="fr-CA"/>
              </w:rPr>
              <w:t>Rangée</w:t>
            </w:r>
            <w:r w:rsidR="007B744B">
              <w:rPr>
                <w:rFonts w:cstheme="minorHAnsi"/>
                <w:b/>
                <w:color w:val="0000FF"/>
                <w:sz w:val="24"/>
                <w:szCs w:val="24"/>
                <w:lang w:val="fr-CA"/>
              </w:rPr>
              <w:t xml:space="preserve"> </w:t>
            </w:r>
            <w:r w:rsidRPr="009612B9" w:rsidR="00A34655">
              <w:rPr>
                <w:rFonts w:cstheme="minorHAnsi"/>
                <w:b/>
                <w:color w:val="0000FF"/>
                <w:sz w:val="24"/>
                <w:szCs w:val="24"/>
                <w:lang w:val="fr-CA"/>
              </w:rPr>
              <w:t>11</w:t>
            </w:r>
            <w:r w:rsidRPr="009612B9" w:rsidR="00F74EE3">
              <w:rPr>
                <w:rFonts w:cstheme="minorHAnsi"/>
                <w:b/>
                <w:color w:val="0000FF"/>
                <w:sz w:val="24"/>
                <w:szCs w:val="24"/>
                <w:lang w:val="fr-CA"/>
              </w:rPr>
              <w:t xml:space="preserve">, Col. 1 = </w:t>
            </w:r>
            <w:r w:rsidRPr="009612B9" w:rsidR="00BE5EDD">
              <w:rPr>
                <w:rFonts w:cstheme="minorHAnsi"/>
                <w:b/>
                <w:color w:val="0000FF"/>
                <w:sz w:val="24"/>
                <w:szCs w:val="24"/>
                <w:lang w:val="fr-CA"/>
              </w:rPr>
              <w:t xml:space="preserve">somme de </w:t>
            </w:r>
            <w:r w:rsidRPr="009612B9" w:rsidR="00F74EE3">
              <w:rPr>
                <w:rFonts w:cstheme="minorHAnsi"/>
                <w:b/>
                <w:color w:val="0000FF"/>
                <w:sz w:val="24"/>
                <w:szCs w:val="24"/>
                <w:lang w:val="fr-CA"/>
              </w:rPr>
              <w:t xml:space="preserve">Col. 1, </w:t>
            </w:r>
            <w:r w:rsidRPr="009612B9">
              <w:rPr>
                <w:rFonts w:cstheme="minorHAnsi"/>
                <w:b/>
                <w:color w:val="0000FF"/>
                <w:sz w:val="24"/>
                <w:szCs w:val="24"/>
                <w:lang w:val="fr-CA"/>
              </w:rPr>
              <w:t xml:space="preserve">Rangées </w:t>
            </w:r>
            <w:r w:rsidRPr="009612B9" w:rsidR="00F74EE3">
              <w:rPr>
                <w:rFonts w:cstheme="minorHAnsi"/>
                <w:b/>
                <w:color w:val="0000FF"/>
                <w:sz w:val="24"/>
                <w:szCs w:val="24"/>
                <w:lang w:val="fr-CA"/>
              </w:rPr>
              <w:t xml:space="preserve">1 </w:t>
            </w:r>
            <w:r w:rsidRPr="009612B9" w:rsidR="00BE5EDD">
              <w:rPr>
                <w:rFonts w:cstheme="minorHAnsi"/>
                <w:b/>
                <w:color w:val="0000FF"/>
                <w:sz w:val="24"/>
                <w:szCs w:val="24"/>
                <w:lang w:val="fr-CA"/>
              </w:rPr>
              <w:t>à</w:t>
            </w:r>
            <w:r w:rsidRPr="009612B9" w:rsidR="00F74EE3">
              <w:rPr>
                <w:rFonts w:cstheme="minorHAnsi"/>
                <w:b/>
                <w:color w:val="0000FF"/>
                <w:sz w:val="24"/>
                <w:szCs w:val="24"/>
                <w:lang w:val="fr-CA"/>
              </w:rPr>
              <w:t xml:space="preserve"> </w:t>
            </w:r>
            <w:r w:rsidRPr="009612B9" w:rsidR="00A34655">
              <w:rPr>
                <w:rFonts w:cstheme="minorHAnsi"/>
                <w:b/>
                <w:color w:val="0000FF"/>
                <w:sz w:val="24"/>
                <w:szCs w:val="24"/>
                <w:lang w:val="fr-CA"/>
              </w:rPr>
              <w:t>10</w:t>
            </w:r>
            <w:r w:rsidRPr="009612B9" w:rsidR="00D42A33">
              <w:rPr>
                <w:rFonts w:cstheme="minorHAnsi"/>
                <w:b/>
                <w:color w:val="0000FF"/>
                <w:sz w:val="24"/>
                <w:szCs w:val="24"/>
                <w:lang w:val="fr-CA"/>
              </w:rPr>
              <w:t>.</w:t>
            </w:r>
          </w:p>
        </w:tc>
      </w:tr>
    </w:tbl>
    <w:p w:rsidRPr="009612B9" w:rsidR="0050090F" w:rsidP="00D31E63" w:rsidRDefault="0050090F" w14:paraId="1D6B409A" w14:textId="77777777">
      <w:pPr>
        <w:spacing w:after="0" w:line="240" w:lineRule="auto"/>
        <w:rPr>
          <w:rFonts w:eastAsia="Times New Roman" w:cstheme="minorHAnsi"/>
          <w:sz w:val="24"/>
          <w:szCs w:val="24"/>
          <w:lang w:val="fr-CA" w:eastAsia="en-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44EF7" w:rsidR="00F74EE3" w:rsidTr="59442249" w14:paraId="4A09A351" w14:textId="77777777">
        <w:tc>
          <w:tcPr>
            <w:tcW w:w="9445" w:type="dxa"/>
            <w:tcBorders>
              <w:top w:val="single" w:color="auto" w:sz="4" w:space="0"/>
              <w:left w:val="single" w:color="auto" w:sz="4" w:space="0"/>
              <w:bottom w:val="single" w:color="auto" w:sz="4" w:space="0"/>
              <w:right w:val="single" w:color="auto" w:sz="4" w:space="0"/>
            </w:tcBorders>
            <w:shd w:val="clear" w:color="auto" w:fill="E0E0E0"/>
            <w:tcMar/>
            <w:hideMark/>
          </w:tcPr>
          <w:p w:rsidRPr="009612B9" w:rsidR="00F74EE3" w:rsidP="00D31E63" w:rsidRDefault="00F74EE3" w14:paraId="7A2A0F4B" w14:textId="282E3D06">
            <w:pPr>
              <w:spacing w:before="120" w:after="0" w:line="240" w:lineRule="auto"/>
              <w:rPr>
                <w:rFonts w:cstheme="minorHAnsi"/>
                <w:b/>
                <w:sz w:val="24"/>
                <w:szCs w:val="24"/>
                <w:u w:val="single"/>
                <w:lang w:val="fr-CA"/>
              </w:rPr>
            </w:pPr>
            <w:r w:rsidRPr="009612B9">
              <w:rPr>
                <w:rFonts w:cstheme="minorHAnsi"/>
                <w:b/>
                <w:sz w:val="24"/>
                <w:szCs w:val="24"/>
                <w:u w:val="single"/>
                <w:lang w:val="fr-CA"/>
              </w:rPr>
              <w:t xml:space="preserve">Section </w:t>
            </w:r>
            <w:r w:rsidR="00945418">
              <w:rPr>
                <w:rFonts w:cstheme="minorHAnsi"/>
                <w:b/>
                <w:sz w:val="24"/>
                <w:szCs w:val="24"/>
                <w:u w:val="single"/>
                <w:lang w:val="fr-CA"/>
              </w:rPr>
              <w:t>2</w:t>
            </w:r>
            <w:r w:rsidRPr="009612B9">
              <w:rPr>
                <w:rFonts w:cstheme="minorHAnsi"/>
                <w:b/>
                <w:sz w:val="24"/>
                <w:szCs w:val="24"/>
                <w:u w:val="single"/>
                <w:lang w:val="fr-CA"/>
              </w:rPr>
              <w:t>.1</w:t>
            </w:r>
          </w:p>
          <w:p w:rsidRPr="009612B9" w:rsidR="00F74EE3" w:rsidP="00D31E63" w:rsidRDefault="00F13CDD" w14:paraId="3A99A523" w14:textId="1520498B">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1,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1,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3360F0FA" w14:textId="71CEF782">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2,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2,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290988AE" w14:textId="2B7419BE">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3,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3,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6DCD373A" w14:textId="6623488B">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4,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4,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74CC98DD" w14:textId="1CCA42A8">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5,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5,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F74EE3" w:rsidP="00D31E63" w:rsidRDefault="00F13CDD" w14:paraId="68114C98" w14:textId="00560E92">
            <w:pPr>
              <w:spacing w:after="0" w:line="240" w:lineRule="auto"/>
              <w:rPr>
                <w:rFonts w:cstheme="minorHAnsi"/>
                <w:b/>
                <w:color w:val="0000FF"/>
                <w:sz w:val="24"/>
                <w:szCs w:val="24"/>
                <w:lang w:val="fr-CA"/>
              </w:rPr>
            </w:pP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6, Col. 3 = </w:t>
            </w:r>
            <w:r w:rsidRPr="009612B9" w:rsidR="00BE5EDD">
              <w:rPr>
                <w:rFonts w:cstheme="minorHAnsi"/>
                <w:b/>
                <w:color w:val="0000FF"/>
                <w:sz w:val="24"/>
                <w:szCs w:val="24"/>
                <w:lang w:val="fr-CA"/>
              </w:rPr>
              <w:t xml:space="preserve">somme de </w:t>
            </w:r>
            <w:r w:rsidRPr="009612B9">
              <w:rPr>
                <w:rFonts w:cstheme="minorHAnsi"/>
                <w:b/>
                <w:color w:val="0000FF"/>
                <w:sz w:val="24"/>
                <w:szCs w:val="24"/>
                <w:lang w:val="fr-CA"/>
              </w:rPr>
              <w:t xml:space="preserve">Rangée </w:t>
            </w:r>
            <w:r w:rsidRPr="009612B9" w:rsidR="00F74EE3">
              <w:rPr>
                <w:rFonts w:cstheme="minorHAnsi"/>
                <w:b/>
                <w:color w:val="0000FF"/>
                <w:sz w:val="24"/>
                <w:szCs w:val="24"/>
                <w:lang w:val="fr-CA"/>
              </w:rPr>
              <w:t xml:space="preserve">6, Col. 1 </w:t>
            </w:r>
            <w:r w:rsidRPr="009612B9" w:rsidR="00BE5EDD">
              <w:rPr>
                <w:rFonts w:cstheme="minorHAnsi"/>
                <w:b/>
                <w:color w:val="0000FF"/>
                <w:sz w:val="24"/>
                <w:szCs w:val="24"/>
                <w:lang w:val="fr-CA"/>
              </w:rPr>
              <w:t>et</w:t>
            </w:r>
            <w:r w:rsidRPr="009612B9" w:rsidR="00F74EE3">
              <w:rPr>
                <w:rFonts w:cstheme="minorHAnsi"/>
                <w:b/>
                <w:color w:val="0000FF"/>
                <w:sz w:val="24"/>
                <w:szCs w:val="24"/>
                <w:lang w:val="fr-CA"/>
              </w:rPr>
              <w:t xml:space="preserve"> 2</w:t>
            </w:r>
            <w:r w:rsidRPr="009612B9" w:rsidR="00D42A33">
              <w:rPr>
                <w:rFonts w:cstheme="minorHAnsi"/>
                <w:b/>
                <w:color w:val="0000FF"/>
                <w:sz w:val="24"/>
                <w:szCs w:val="24"/>
                <w:lang w:val="fr-CA"/>
              </w:rPr>
              <w:t>.</w:t>
            </w:r>
          </w:p>
          <w:p w:rsidRPr="009612B9" w:rsidR="00A135DD" w:rsidP="00A135DD" w:rsidRDefault="00A135DD" w14:paraId="1AD6770D" w14:textId="0B66F3B5">
            <w:pPr>
              <w:spacing w:after="0" w:line="240" w:lineRule="auto"/>
              <w:rPr>
                <w:rFonts w:cstheme="minorHAnsi"/>
                <w:b/>
                <w:color w:val="0000FF"/>
                <w:sz w:val="24"/>
                <w:szCs w:val="24"/>
                <w:lang w:val="fr-CA"/>
              </w:rPr>
            </w:pPr>
            <w:r w:rsidRPr="009612B9">
              <w:rPr>
                <w:rFonts w:cstheme="minorHAnsi"/>
                <w:b/>
                <w:color w:val="0000FF"/>
                <w:sz w:val="24"/>
                <w:szCs w:val="24"/>
                <w:lang w:val="fr-CA"/>
              </w:rPr>
              <w:t>Rangée 7, Col. 3 = somme de Rangée 7, Col. 1 et 2</w:t>
            </w:r>
            <w:r w:rsidRPr="009612B9" w:rsidR="00D42A33">
              <w:rPr>
                <w:rFonts w:cstheme="minorHAnsi"/>
                <w:b/>
                <w:color w:val="0000FF"/>
                <w:sz w:val="24"/>
                <w:szCs w:val="24"/>
                <w:lang w:val="fr-CA"/>
              </w:rPr>
              <w:t>.</w:t>
            </w:r>
          </w:p>
          <w:p w:rsidRPr="009612B9" w:rsidR="007C6F4A" w:rsidP="007C6F4A" w:rsidRDefault="007C6F4A" w14:paraId="00D2E948" w14:textId="186C1BCE">
            <w:pPr>
              <w:spacing w:after="0" w:line="240" w:lineRule="auto"/>
              <w:rPr>
                <w:rFonts w:cstheme="minorHAnsi"/>
                <w:b/>
                <w:color w:val="0000FF"/>
                <w:sz w:val="24"/>
                <w:szCs w:val="24"/>
                <w:lang w:val="fr-CA"/>
              </w:rPr>
            </w:pPr>
            <w:r w:rsidRPr="009612B9">
              <w:rPr>
                <w:rFonts w:cstheme="minorHAnsi"/>
                <w:b/>
                <w:color w:val="0000FF"/>
                <w:sz w:val="24"/>
                <w:szCs w:val="24"/>
                <w:lang w:val="fr-CA"/>
              </w:rPr>
              <w:t>Rangée 8, Col. 3 = somme de Rangée 8, Col. 1 et 2</w:t>
            </w:r>
            <w:r w:rsidRPr="009612B9" w:rsidR="00D42A33">
              <w:rPr>
                <w:rFonts w:cstheme="minorHAnsi"/>
                <w:b/>
                <w:color w:val="0000FF"/>
                <w:sz w:val="24"/>
                <w:szCs w:val="24"/>
                <w:lang w:val="fr-CA"/>
              </w:rPr>
              <w:t>.</w:t>
            </w:r>
          </w:p>
          <w:p w:rsidRPr="009612B9" w:rsidR="007C6F4A" w:rsidP="007C6F4A" w:rsidRDefault="007C6F4A" w14:paraId="364C184B" w14:textId="3BF3BB46">
            <w:pPr>
              <w:spacing w:after="0" w:line="240" w:lineRule="auto"/>
              <w:rPr>
                <w:rFonts w:cstheme="minorHAnsi"/>
                <w:b/>
                <w:color w:val="0000FF"/>
                <w:sz w:val="24"/>
                <w:szCs w:val="24"/>
                <w:lang w:val="fr-CA"/>
              </w:rPr>
            </w:pPr>
            <w:r w:rsidRPr="009612B9">
              <w:rPr>
                <w:rFonts w:cstheme="minorHAnsi"/>
                <w:b/>
                <w:color w:val="0000FF"/>
                <w:sz w:val="24"/>
                <w:szCs w:val="24"/>
                <w:lang w:val="fr-CA"/>
              </w:rPr>
              <w:t>Rangée 9, Col. 3 = somme de Rangée 9, Col. 1 et 2</w:t>
            </w:r>
            <w:r w:rsidRPr="009612B9" w:rsidR="00D42A33">
              <w:rPr>
                <w:rFonts w:cstheme="minorHAnsi"/>
                <w:b/>
                <w:color w:val="0000FF"/>
                <w:sz w:val="24"/>
                <w:szCs w:val="24"/>
                <w:lang w:val="fr-CA"/>
              </w:rPr>
              <w:t>.</w:t>
            </w:r>
          </w:p>
          <w:p w:rsidRPr="009612B9" w:rsidR="007C6F4A" w:rsidP="00A135DD" w:rsidRDefault="007C6F4A" w14:paraId="048E48FD" w14:textId="21E71013">
            <w:pPr>
              <w:spacing w:after="0" w:line="240" w:lineRule="auto"/>
              <w:rPr>
                <w:rFonts w:cstheme="minorHAnsi"/>
                <w:b/>
                <w:color w:val="0000FF"/>
                <w:sz w:val="24"/>
                <w:szCs w:val="24"/>
                <w:lang w:val="fr-CA"/>
              </w:rPr>
            </w:pPr>
            <w:r w:rsidRPr="009612B9">
              <w:rPr>
                <w:rFonts w:cstheme="minorHAnsi"/>
                <w:b/>
                <w:color w:val="0000FF"/>
                <w:sz w:val="24"/>
                <w:szCs w:val="24"/>
                <w:lang w:val="fr-CA"/>
              </w:rPr>
              <w:t>Rangée 10, Col. 3 = somme de Rangée 10, Col. 1 et 2</w:t>
            </w:r>
            <w:r w:rsidRPr="009612B9" w:rsidR="00D42A33">
              <w:rPr>
                <w:rFonts w:cstheme="minorHAnsi"/>
                <w:b/>
                <w:color w:val="0000FF"/>
                <w:sz w:val="24"/>
                <w:szCs w:val="24"/>
                <w:lang w:val="fr-CA"/>
              </w:rPr>
              <w:t>.</w:t>
            </w:r>
          </w:p>
          <w:p w:rsidRPr="009612B9" w:rsidR="00F74EE3" w:rsidP="4EE3F0FE" w:rsidRDefault="563B7BE2" w14:paraId="74430452" w14:textId="6EA02212">
            <w:pPr>
              <w:spacing w:after="120" w:line="240" w:lineRule="auto"/>
              <w:rPr>
                <w:b w:val="1"/>
                <w:bCs w:val="1"/>
                <w:color w:val="0000FF"/>
                <w:sz w:val="24"/>
                <w:szCs w:val="24"/>
                <w:lang w:val="fr-CA"/>
              </w:rPr>
            </w:pPr>
            <w:r w:rsidRPr="59442249" w:rsidR="0B1D4507">
              <w:rPr>
                <w:b w:val="1"/>
                <w:bCs w:val="1"/>
                <w:color w:val="0000FF"/>
                <w:sz w:val="24"/>
                <w:szCs w:val="24"/>
                <w:lang w:val="fr-CA"/>
              </w:rPr>
              <w:t xml:space="preserve">Rangée </w:t>
            </w:r>
            <w:r w:rsidRPr="59442249" w:rsidR="2CABC0B4">
              <w:rPr>
                <w:b w:val="1"/>
                <w:bCs w:val="1"/>
                <w:color w:val="0000FF"/>
                <w:sz w:val="24"/>
                <w:szCs w:val="24"/>
                <w:lang w:val="fr-CA"/>
              </w:rPr>
              <w:t>11</w:t>
            </w:r>
            <w:r w:rsidRPr="59442249" w:rsidR="00F74EE3">
              <w:rPr>
                <w:b w:val="1"/>
                <w:bCs w:val="1"/>
                <w:color w:val="0000FF"/>
                <w:sz w:val="24"/>
                <w:szCs w:val="24"/>
                <w:lang w:val="fr-CA"/>
              </w:rPr>
              <w:t xml:space="preserve">, Col. 3 = </w:t>
            </w:r>
            <w:r w:rsidRPr="59442249" w:rsidR="2B6409D2">
              <w:rPr>
                <w:b w:val="1"/>
                <w:bCs w:val="1"/>
                <w:color w:val="0000FF"/>
                <w:sz w:val="24"/>
                <w:szCs w:val="24"/>
                <w:lang w:val="fr-CA"/>
              </w:rPr>
              <w:t xml:space="preserve">somme de </w:t>
            </w:r>
            <w:r w:rsidRPr="59442249" w:rsidR="0B1D4507">
              <w:rPr>
                <w:b w:val="1"/>
                <w:bCs w:val="1"/>
                <w:color w:val="0000FF"/>
                <w:sz w:val="24"/>
                <w:szCs w:val="24"/>
                <w:lang w:val="fr-CA"/>
              </w:rPr>
              <w:t xml:space="preserve">Rangée </w:t>
            </w:r>
            <w:r w:rsidRPr="59442249" w:rsidR="2CABC0B4">
              <w:rPr>
                <w:b w:val="1"/>
                <w:bCs w:val="1"/>
                <w:color w:val="0000FF"/>
                <w:sz w:val="24"/>
                <w:szCs w:val="24"/>
                <w:lang w:val="fr-CA"/>
              </w:rPr>
              <w:t>11</w:t>
            </w:r>
            <w:r w:rsidRPr="59442249" w:rsidR="00F74EE3">
              <w:rPr>
                <w:b w:val="1"/>
                <w:bCs w:val="1"/>
                <w:color w:val="0000FF"/>
                <w:sz w:val="24"/>
                <w:szCs w:val="24"/>
                <w:lang w:val="fr-CA"/>
              </w:rPr>
              <w:t xml:space="preserve">, Col. 1 </w:t>
            </w:r>
            <w:r w:rsidRPr="59442249" w:rsidR="2B6409D2">
              <w:rPr>
                <w:b w:val="1"/>
                <w:bCs w:val="1"/>
                <w:color w:val="0000FF"/>
                <w:sz w:val="24"/>
                <w:szCs w:val="24"/>
                <w:lang w:val="fr-CA"/>
              </w:rPr>
              <w:t>et</w:t>
            </w:r>
            <w:r w:rsidRPr="59442249" w:rsidR="00F74EE3">
              <w:rPr>
                <w:b w:val="1"/>
                <w:bCs w:val="1"/>
                <w:color w:val="0000FF"/>
                <w:sz w:val="24"/>
                <w:szCs w:val="24"/>
                <w:lang w:val="fr-CA"/>
              </w:rPr>
              <w:t xml:space="preserve"> 2 = </w:t>
            </w:r>
            <w:r w:rsidRPr="59442249" w:rsidR="0B1D4507">
              <w:rPr>
                <w:b w:val="1"/>
                <w:bCs w:val="1"/>
                <w:color w:val="0000FF"/>
                <w:sz w:val="24"/>
                <w:szCs w:val="24"/>
                <w:lang w:val="fr-CA"/>
              </w:rPr>
              <w:t xml:space="preserve">Rangée </w:t>
            </w:r>
            <w:r w:rsidRPr="59442249" w:rsidR="00A135DD">
              <w:rPr>
                <w:b w:val="1"/>
                <w:bCs w:val="1"/>
                <w:color w:val="0000FF"/>
                <w:sz w:val="24"/>
                <w:szCs w:val="24"/>
                <w:lang w:val="fr-CA"/>
              </w:rPr>
              <w:t>7</w:t>
            </w:r>
            <w:r w:rsidRPr="59442249" w:rsidR="00F74EE3">
              <w:rPr>
                <w:b w:val="1"/>
                <w:bCs w:val="1"/>
                <w:color w:val="0000FF"/>
                <w:sz w:val="24"/>
                <w:szCs w:val="24"/>
                <w:lang w:val="fr-CA"/>
              </w:rPr>
              <w:t xml:space="preserve">, Col. 1 </w:t>
            </w:r>
            <w:r w:rsidRPr="59442249" w:rsidR="2B6409D2">
              <w:rPr>
                <w:b w:val="1"/>
                <w:bCs w:val="1"/>
                <w:color w:val="0000FF"/>
                <w:sz w:val="24"/>
                <w:szCs w:val="24"/>
                <w:lang w:val="fr-CA"/>
              </w:rPr>
              <w:t xml:space="preserve">de la Section 1.1 du Rapport statistique sur la </w:t>
            </w:r>
            <w:r w:rsidRPr="59442249" w:rsidR="2B6409D2">
              <w:rPr>
                <w:b w:val="1"/>
                <w:bCs w:val="1"/>
                <w:i w:val="1"/>
                <w:iCs w:val="1"/>
                <w:color w:val="0000FF"/>
                <w:sz w:val="24"/>
                <w:szCs w:val="24"/>
                <w:lang w:val="fr-CA"/>
              </w:rPr>
              <w:t>Loi sur la protection des renseignements personnels</w:t>
            </w:r>
            <w:r w:rsidRPr="59442249" w:rsidR="2B6409D2">
              <w:rPr>
                <w:b w:val="1"/>
                <w:bCs w:val="1"/>
                <w:color w:val="0000FF"/>
                <w:sz w:val="24"/>
                <w:szCs w:val="24"/>
                <w:lang w:val="fr-CA"/>
              </w:rPr>
              <w:t xml:space="preserve"> de 20</w:t>
            </w:r>
            <w:r w:rsidRPr="59442249" w:rsidR="733D7D5B">
              <w:rPr>
                <w:b w:val="1"/>
                <w:bCs w:val="1"/>
                <w:color w:val="0000FF"/>
                <w:sz w:val="24"/>
                <w:szCs w:val="24"/>
                <w:lang w:val="fr-CA"/>
              </w:rPr>
              <w:t>2</w:t>
            </w:r>
            <w:r w:rsidRPr="59442249" w:rsidR="64641276">
              <w:rPr>
                <w:b w:val="1"/>
                <w:bCs w:val="1"/>
                <w:color w:val="0000FF"/>
                <w:sz w:val="24"/>
                <w:szCs w:val="24"/>
                <w:lang w:val="fr-CA"/>
              </w:rPr>
              <w:t>5</w:t>
            </w:r>
            <w:r w:rsidRPr="59442249" w:rsidR="000B7DCD">
              <w:rPr>
                <w:b w:val="1"/>
                <w:bCs w:val="1"/>
                <w:color w:val="0000FF"/>
                <w:sz w:val="24"/>
                <w:szCs w:val="24"/>
                <w:lang w:val="fr-CA"/>
              </w:rPr>
              <w:t>–</w:t>
            </w:r>
            <w:r w:rsidRPr="59442249" w:rsidR="2B6409D2">
              <w:rPr>
                <w:b w:val="1"/>
                <w:bCs w:val="1"/>
                <w:color w:val="0000FF"/>
                <w:sz w:val="24"/>
                <w:szCs w:val="24"/>
                <w:lang w:val="fr-CA"/>
              </w:rPr>
              <w:t>20</w:t>
            </w:r>
            <w:r w:rsidRPr="59442249" w:rsidR="03252B07">
              <w:rPr>
                <w:b w:val="1"/>
                <w:bCs w:val="1"/>
                <w:color w:val="0000FF"/>
                <w:sz w:val="24"/>
                <w:szCs w:val="24"/>
                <w:lang w:val="fr-CA"/>
              </w:rPr>
              <w:t>2</w:t>
            </w:r>
            <w:r w:rsidRPr="59442249" w:rsidR="64641276">
              <w:rPr>
                <w:b w:val="1"/>
                <w:bCs w:val="1"/>
                <w:color w:val="0000FF"/>
                <w:sz w:val="24"/>
                <w:szCs w:val="24"/>
                <w:lang w:val="fr-CA"/>
              </w:rPr>
              <w:t>6</w:t>
            </w:r>
            <w:r w:rsidRPr="59442249" w:rsidR="4A592E84">
              <w:rPr>
                <w:b w:val="1"/>
                <w:bCs w:val="1"/>
                <w:color w:val="0000FF"/>
                <w:sz w:val="24"/>
                <w:szCs w:val="24"/>
                <w:lang w:val="fr-CA"/>
              </w:rPr>
              <w:t>.</w:t>
            </w:r>
          </w:p>
        </w:tc>
      </w:tr>
    </w:tbl>
    <w:p w:rsidRPr="009612B9" w:rsidR="00F74EE3" w:rsidP="00D31E63" w:rsidRDefault="00F74EE3" w14:paraId="6ECB390F" w14:textId="77777777">
      <w:pPr>
        <w:spacing w:after="0" w:line="240" w:lineRule="auto"/>
        <w:rPr>
          <w:rFonts w:eastAsia="Times New Roman" w:cstheme="minorHAnsi"/>
          <w:sz w:val="24"/>
          <w:szCs w:val="24"/>
          <w:lang w:val="fr-CA" w:eastAsia="en-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44EF7" w:rsidR="00F74EE3" w:rsidTr="0050090F" w14:paraId="58202DA5" w14:textId="77777777">
        <w:tc>
          <w:tcPr>
            <w:tcW w:w="9445" w:type="dxa"/>
            <w:tcBorders>
              <w:top w:val="single" w:color="auto" w:sz="4" w:space="0"/>
              <w:left w:val="single" w:color="auto" w:sz="4" w:space="0"/>
              <w:bottom w:val="single" w:color="auto" w:sz="4" w:space="0"/>
              <w:right w:val="single" w:color="auto" w:sz="4" w:space="0"/>
            </w:tcBorders>
            <w:shd w:val="clear" w:color="auto" w:fill="E0E0E0"/>
            <w:hideMark/>
          </w:tcPr>
          <w:p w:rsidRPr="009612B9" w:rsidR="00F74EE3" w:rsidP="00D31E63" w:rsidRDefault="00F74EE3" w14:paraId="0558DE1A" w14:textId="7D3ACDB9">
            <w:pPr>
              <w:spacing w:before="120" w:after="0" w:line="240" w:lineRule="auto"/>
              <w:rPr>
                <w:rFonts w:cstheme="minorHAnsi"/>
                <w:b/>
                <w:sz w:val="24"/>
                <w:szCs w:val="24"/>
                <w:u w:val="single"/>
                <w:lang w:val="fr-CA"/>
              </w:rPr>
            </w:pPr>
            <w:r w:rsidRPr="009612B9">
              <w:rPr>
                <w:rFonts w:cstheme="minorHAnsi"/>
                <w:b/>
                <w:sz w:val="24"/>
                <w:szCs w:val="24"/>
                <w:u w:val="single"/>
                <w:lang w:val="fr-CA"/>
              </w:rPr>
              <w:t xml:space="preserve">Section </w:t>
            </w:r>
            <w:r w:rsidR="00945418">
              <w:rPr>
                <w:rFonts w:cstheme="minorHAnsi"/>
                <w:b/>
                <w:sz w:val="24"/>
                <w:szCs w:val="24"/>
                <w:u w:val="single"/>
                <w:lang w:val="fr-CA"/>
              </w:rPr>
              <w:t>2</w:t>
            </w:r>
            <w:r w:rsidRPr="009612B9">
              <w:rPr>
                <w:rFonts w:cstheme="minorHAnsi"/>
                <w:b/>
                <w:sz w:val="24"/>
                <w:szCs w:val="24"/>
                <w:u w:val="single"/>
                <w:lang w:val="fr-CA"/>
              </w:rPr>
              <w:t>.2</w:t>
            </w:r>
          </w:p>
          <w:p w:rsidRPr="009612B9" w:rsidR="00F74EE3" w:rsidP="00D31E63" w:rsidRDefault="00F13CDD" w14:paraId="3D4D436B" w14:textId="662728DC">
            <w:pPr>
              <w:spacing w:after="120" w:line="240" w:lineRule="auto"/>
              <w:rPr>
                <w:rFonts w:cstheme="minorHAnsi"/>
                <w:sz w:val="24"/>
                <w:szCs w:val="24"/>
                <w:lang w:val="fr-CA"/>
              </w:rPr>
            </w:pPr>
            <w:r w:rsidRPr="009612B9">
              <w:rPr>
                <w:rFonts w:cstheme="minorHAnsi"/>
                <w:b/>
                <w:color w:val="0000FF"/>
                <w:sz w:val="24"/>
                <w:szCs w:val="24"/>
                <w:lang w:val="fr-CA"/>
              </w:rPr>
              <w:t xml:space="preserve">Rangée </w:t>
            </w:r>
            <w:r w:rsidRPr="009612B9" w:rsidR="00DE57AC">
              <w:rPr>
                <w:rFonts w:cstheme="minorHAnsi"/>
                <w:b/>
                <w:color w:val="0000FF"/>
                <w:sz w:val="24"/>
                <w:szCs w:val="24"/>
                <w:lang w:val="fr-CA"/>
              </w:rPr>
              <w:t>11</w:t>
            </w:r>
            <w:r w:rsidRPr="009612B9" w:rsidR="00F74EE3">
              <w:rPr>
                <w:rFonts w:cstheme="minorHAnsi"/>
                <w:b/>
                <w:color w:val="0000FF"/>
                <w:sz w:val="24"/>
                <w:szCs w:val="24"/>
                <w:lang w:val="fr-CA"/>
              </w:rPr>
              <w:t xml:space="preserve">, Col. 1 = </w:t>
            </w:r>
            <w:r w:rsidRPr="009612B9" w:rsidR="00BE5EDD">
              <w:rPr>
                <w:rFonts w:cstheme="minorHAnsi"/>
                <w:b/>
                <w:color w:val="0000FF"/>
                <w:sz w:val="24"/>
                <w:szCs w:val="24"/>
                <w:lang w:val="fr-CA"/>
              </w:rPr>
              <w:t>somme de</w:t>
            </w:r>
            <w:r w:rsidRPr="009612B9" w:rsidR="00F74EE3">
              <w:rPr>
                <w:rFonts w:cstheme="minorHAnsi"/>
                <w:b/>
                <w:color w:val="0000FF"/>
                <w:sz w:val="24"/>
                <w:szCs w:val="24"/>
                <w:lang w:val="fr-CA"/>
              </w:rPr>
              <w:t xml:space="preserve"> Col. 1, </w:t>
            </w:r>
            <w:r w:rsidRPr="009612B9">
              <w:rPr>
                <w:rFonts w:cstheme="minorHAnsi"/>
                <w:b/>
                <w:color w:val="0000FF"/>
                <w:sz w:val="24"/>
                <w:szCs w:val="24"/>
                <w:lang w:val="fr-CA"/>
              </w:rPr>
              <w:t xml:space="preserve">Rangées </w:t>
            </w:r>
            <w:r w:rsidRPr="009612B9" w:rsidR="00F74EE3">
              <w:rPr>
                <w:rFonts w:cstheme="minorHAnsi"/>
                <w:b/>
                <w:color w:val="0000FF"/>
                <w:sz w:val="24"/>
                <w:szCs w:val="24"/>
                <w:lang w:val="fr-CA"/>
              </w:rPr>
              <w:t xml:space="preserve">1 </w:t>
            </w:r>
            <w:r w:rsidRPr="009612B9" w:rsidR="00BE5EDD">
              <w:rPr>
                <w:rFonts w:cstheme="minorHAnsi"/>
                <w:b/>
                <w:color w:val="0000FF"/>
                <w:sz w:val="24"/>
                <w:szCs w:val="24"/>
                <w:lang w:val="fr-CA"/>
              </w:rPr>
              <w:t>à</w:t>
            </w:r>
            <w:r w:rsidRPr="009612B9" w:rsidR="00F74EE3">
              <w:rPr>
                <w:rFonts w:cstheme="minorHAnsi"/>
                <w:b/>
                <w:color w:val="0000FF"/>
                <w:sz w:val="24"/>
                <w:szCs w:val="24"/>
                <w:lang w:val="fr-CA"/>
              </w:rPr>
              <w:t xml:space="preserve"> </w:t>
            </w:r>
            <w:r w:rsidRPr="009612B9" w:rsidR="00DE57AC">
              <w:rPr>
                <w:rFonts w:cstheme="minorHAnsi"/>
                <w:b/>
                <w:color w:val="0000FF"/>
                <w:sz w:val="24"/>
                <w:szCs w:val="24"/>
                <w:lang w:val="fr-CA"/>
              </w:rPr>
              <w:t>10</w:t>
            </w:r>
            <w:r w:rsidRPr="009612B9" w:rsidR="00D42A33">
              <w:rPr>
                <w:rFonts w:cstheme="minorHAnsi"/>
                <w:b/>
                <w:color w:val="0000FF"/>
                <w:sz w:val="24"/>
                <w:szCs w:val="24"/>
                <w:lang w:val="fr-CA"/>
              </w:rPr>
              <w:t>.</w:t>
            </w:r>
          </w:p>
        </w:tc>
      </w:tr>
    </w:tbl>
    <w:p w:rsidRPr="009612B9" w:rsidR="00F74EE3" w:rsidDel="003D21BF" w:rsidP="59442249" w:rsidRDefault="00AA5044" w14:paraId="6584019C" w14:textId="4229DD05">
      <w:pPr>
        <w:spacing w:after="0" w:line="240" w:lineRule="auto"/>
        <w:rPr>
          <w:rFonts w:eastAsia="Times New Roman" w:cs="Calibri" w:cstheme="minorAscii"/>
          <w:sz w:val="24"/>
          <w:szCs w:val="24"/>
          <w:lang w:val="fr-CA" w:eastAsia="en-CA"/>
        </w:rPr>
      </w:pPr>
      <w:r w:rsidRPr="0071014D">
        <w:rPr>
          <w:rFonts w:eastAsia="Times New Roman" w:cstheme="minorHAnsi"/>
          <w:noProof/>
          <w:sz w:val="24"/>
          <w:szCs w:val="24"/>
          <w:lang w:val="fr-CA" w:eastAsia="en-CA"/>
        </w:rPr>
        <w:lastRenderedPageBreak/>
        <mc:AlternateContent>
          <mc:Choice Requires="wps">
            <w:drawing>
              <wp:anchor distT="45720" distB="45720" distL="114300" distR="114300" simplePos="0" relativeHeight="251658241" behindDoc="0" locked="0" layoutInCell="1" allowOverlap="1" wp14:anchorId="45D70820" wp14:editId="6D395AC9">
                <wp:simplePos x="0" y="0"/>
                <wp:positionH relativeFrom="margin">
                  <wp:align>left</wp:align>
                </wp:positionH>
                <wp:positionV relativeFrom="paragraph">
                  <wp:posOffset>902998</wp:posOffset>
                </wp:positionV>
                <wp:extent cx="6002655" cy="907415"/>
                <wp:effectExtent l="0" t="0" r="17145" b="2603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907576"/>
                        </a:xfrm>
                        <a:prstGeom prst="rect">
                          <a:avLst/>
                        </a:prstGeom>
                        <a:solidFill>
                          <a:schemeClr val="bg2"/>
                        </a:solidFill>
                        <a:ln w="6350">
                          <a:solidFill>
                            <a:srgbClr val="000000"/>
                          </a:solidFill>
                          <a:miter lim="800000"/>
                          <a:headEnd/>
                          <a:tailEnd/>
                        </a:ln>
                      </wps:spPr>
                      <wps:txbx>
                        <w:txbxContent>
                          <w:p w:rsidRPr="00393717" w:rsidR="00F41CDF" w:rsidP="00456A9B" w:rsidRDefault="00F41CDF" w14:paraId="59873C21" w14:textId="75DE410C">
                            <w:pPr>
                              <w:spacing w:before="60" w:after="0" w:line="240" w:lineRule="auto"/>
                              <w:rPr>
                                <w:rFonts w:cstheme="minorHAnsi"/>
                                <w:b/>
                                <w:sz w:val="24"/>
                                <w:szCs w:val="24"/>
                                <w:u w:val="single"/>
                                <w:lang w:val="fr-CA"/>
                              </w:rPr>
                            </w:pPr>
                            <w:r w:rsidRPr="00393717">
                              <w:rPr>
                                <w:rFonts w:cstheme="minorHAnsi"/>
                                <w:b/>
                                <w:sz w:val="24"/>
                                <w:szCs w:val="24"/>
                                <w:u w:val="single"/>
                                <w:lang w:val="fr-CA"/>
                              </w:rPr>
                              <w:t xml:space="preserve">Section </w:t>
                            </w:r>
                            <w:ins w:author="Fauvel, Francis (he/him, il)" w:date="2026-02-11T10:08:00Z" w16du:dateUtc="2026-02-11T15:08:00Z" w:id="485">
                              <w:r w:rsidR="003D21BF">
                                <w:rPr>
                                  <w:rFonts w:cstheme="minorHAnsi"/>
                                  <w:b/>
                                  <w:sz w:val="24"/>
                                  <w:szCs w:val="24"/>
                                  <w:u w:val="single"/>
                                  <w:lang w:val="fr-CA"/>
                                </w:rPr>
                                <w:t>3</w:t>
                              </w:r>
                            </w:ins>
                            <w:del w:author="Fauvel, Francis (he/him, il)" w:date="2026-02-11T10:08:00Z" w16du:dateUtc="2026-02-11T15:08:00Z" w:id="486">
                              <w:r w:rsidDel="003D21BF" w:rsidR="00945418">
                                <w:rPr>
                                  <w:rFonts w:cstheme="minorHAnsi"/>
                                  <w:b/>
                                  <w:sz w:val="24"/>
                                  <w:szCs w:val="24"/>
                                  <w:u w:val="single"/>
                                  <w:lang w:val="fr-CA"/>
                                </w:rPr>
                                <w:delText>4</w:delText>
                              </w:r>
                            </w:del>
                          </w:p>
                          <w:p w:rsidRPr="00393717" w:rsidR="00F41CDF" w:rsidP="00AA5044" w:rsidRDefault="00F41CDF" w14:paraId="341AAB16" w14:textId="6E063C61">
                            <w:pPr>
                              <w:spacing w:line="240" w:lineRule="auto"/>
                              <w:rPr>
                                <w:lang w:val="fr-CA"/>
                              </w:rPr>
                            </w:pPr>
                            <w:r w:rsidRPr="00393717">
                              <w:rPr>
                                <w:rFonts w:cstheme="minorHAnsi"/>
                                <w:b/>
                                <w:color w:val="0000FF"/>
                                <w:sz w:val="24"/>
                                <w:szCs w:val="24"/>
                                <w:lang w:val="fr-CA"/>
                              </w:rPr>
                              <w:t xml:space="preserve">Rangée 1, Col. 1 ≤ (doit être égale ou inférieure à) Rangée 1, Col. 1 de </w:t>
                            </w:r>
                            <w:r>
                              <w:rPr>
                                <w:rFonts w:cstheme="minorHAnsi"/>
                                <w:b/>
                                <w:color w:val="0000FF"/>
                                <w:sz w:val="24"/>
                                <w:szCs w:val="24"/>
                                <w:lang w:val="fr-CA"/>
                              </w:rPr>
                              <w:t xml:space="preserve">la </w:t>
                            </w:r>
                            <w:r w:rsidRPr="00393717">
                              <w:rPr>
                                <w:rFonts w:cstheme="minorHAnsi"/>
                                <w:b/>
                                <w:color w:val="0000FF"/>
                                <w:sz w:val="24"/>
                                <w:szCs w:val="24"/>
                                <w:lang w:val="fr-CA"/>
                              </w:rPr>
                              <w:t xml:space="preserve">Section 1.1 </w:t>
                            </w:r>
                            <w:r w:rsidRPr="00BE5EDD">
                              <w:rPr>
                                <w:rFonts w:cstheme="minorHAnsi"/>
                                <w:b/>
                                <w:color w:val="0000FF"/>
                                <w:sz w:val="24"/>
                                <w:szCs w:val="24"/>
                                <w:lang w:val="fr-CA"/>
                              </w:rPr>
                              <w:t xml:space="preserve">du Rapport statistique sur la </w:t>
                            </w:r>
                            <w:r w:rsidRPr="00BE5EDD">
                              <w:rPr>
                                <w:rFonts w:cstheme="minorHAnsi"/>
                                <w:b/>
                                <w:i/>
                                <w:iCs/>
                                <w:color w:val="0000FF"/>
                                <w:sz w:val="24"/>
                                <w:szCs w:val="24"/>
                                <w:lang w:val="fr-CA"/>
                              </w:rPr>
                              <w:t>Loi sur la protection des renseignements personnels</w:t>
                            </w:r>
                            <w:r w:rsidRPr="00BE5EDD">
                              <w:rPr>
                                <w:rFonts w:cstheme="minorHAnsi"/>
                                <w:b/>
                                <w:color w:val="0000FF"/>
                                <w:sz w:val="24"/>
                                <w:szCs w:val="24"/>
                                <w:lang w:val="fr-CA"/>
                              </w:rPr>
                              <w:t xml:space="preserve"> de 202</w:t>
                            </w:r>
                            <w:ins w:author="Fauvel, Francis (he/him, il)" w:date="2026-02-11T10:13:00Z" w16du:dateUtc="2026-02-11T15:13:00Z" w:id="487">
                              <w:r w:rsidR="00146162">
                                <w:rPr>
                                  <w:rFonts w:cstheme="minorHAnsi"/>
                                  <w:b/>
                                  <w:color w:val="0000FF"/>
                                  <w:sz w:val="24"/>
                                  <w:szCs w:val="24"/>
                                  <w:lang w:val="fr-CA"/>
                                </w:rPr>
                                <w:t>5</w:t>
                              </w:r>
                            </w:ins>
                            <w:ins w:author="Demers, Marie-Michèle (she/her, elle)" w:date="2024-09-27T14:22:00Z" w16du:dateUtc="2024-09-27T18:22:00Z" w:id="488">
                              <w:del w:author="Fauvel, Francis (he/him, il)" w:date="2026-02-11T10:13:00Z" w16du:dateUtc="2026-02-11T15:13:00Z" w:id="489">
                                <w:r w:rsidDel="00146162" w:rsidR="003F2CA9">
                                  <w:rPr>
                                    <w:rFonts w:cstheme="minorHAnsi"/>
                                    <w:b/>
                                    <w:color w:val="0000FF"/>
                                    <w:sz w:val="24"/>
                                    <w:szCs w:val="24"/>
                                    <w:lang w:val="fr-CA"/>
                                  </w:rPr>
                                  <w:delText>4</w:delText>
                                </w:r>
                              </w:del>
                            </w:ins>
                            <w:del w:author="Demers, Marie-Michèle (she/her, elle)" w:date="2024-09-27T14:22:00Z" w16du:dateUtc="2024-09-27T18:22:00Z" w:id="490">
                              <w:r w:rsidDel="003F2CA9" w:rsidR="00945418">
                                <w:rPr>
                                  <w:rFonts w:cstheme="minorHAnsi"/>
                                  <w:b/>
                                  <w:color w:val="0000FF"/>
                                  <w:sz w:val="24"/>
                                  <w:szCs w:val="24"/>
                                  <w:lang w:val="fr-CA"/>
                                </w:rPr>
                                <w:delText>3</w:delText>
                              </w:r>
                            </w:del>
                            <w:r>
                              <w:rPr>
                                <w:rFonts w:cstheme="minorHAnsi"/>
                                <w:b/>
                                <w:color w:val="0000FF"/>
                                <w:sz w:val="24"/>
                                <w:szCs w:val="24"/>
                                <w:lang w:val="fr-CA"/>
                              </w:rPr>
                              <w:t>–</w:t>
                            </w:r>
                            <w:r w:rsidRPr="00BE5EDD">
                              <w:rPr>
                                <w:rFonts w:cstheme="minorHAnsi"/>
                                <w:b/>
                                <w:color w:val="0000FF"/>
                                <w:sz w:val="24"/>
                                <w:szCs w:val="24"/>
                                <w:lang w:val="fr-CA"/>
                              </w:rPr>
                              <w:t>202</w:t>
                            </w:r>
                            <w:ins w:author="Fauvel, Francis (he/him, il)" w:date="2026-02-11T10:13:00Z" w16du:dateUtc="2026-02-11T15:13:00Z" w:id="491">
                              <w:r w:rsidR="00146162">
                                <w:rPr>
                                  <w:rFonts w:cstheme="minorHAnsi"/>
                                  <w:b/>
                                  <w:color w:val="0000FF"/>
                                  <w:sz w:val="24"/>
                                  <w:szCs w:val="24"/>
                                  <w:lang w:val="fr-CA"/>
                                </w:rPr>
                                <w:t>6</w:t>
                              </w:r>
                            </w:ins>
                            <w:ins w:author="Demers, Marie-Michèle (she/her, elle)" w:date="2024-09-27T14:22:00Z" w16du:dateUtc="2024-09-27T18:22:00Z" w:id="492">
                              <w:del w:author="Fauvel, Francis (he/him, il)" w:date="2026-02-11T10:13:00Z" w16du:dateUtc="2026-02-11T15:13:00Z" w:id="493">
                                <w:r w:rsidDel="00146162" w:rsidR="003F2CA9">
                                  <w:rPr>
                                    <w:rFonts w:cstheme="minorHAnsi"/>
                                    <w:b/>
                                    <w:color w:val="0000FF"/>
                                    <w:sz w:val="24"/>
                                    <w:szCs w:val="24"/>
                                    <w:lang w:val="fr-CA"/>
                                  </w:rPr>
                                  <w:delText>5</w:delText>
                                </w:r>
                              </w:del>
                            </w:ins>
                            <w:del w:author="Demers, Marie-Michèle (she/her, elle)" w:date="2024-09-27T14:22:00Z" w16du:dateUtc="2024-09-27T18:22:00Z" w:id="494">
                              <w:r w:rsidDel="003F2CA9" w:rsidR="00945418">
                                <w:rPr>
                                  <w:rFonts w:cstheme="minorHAnsi"/>
                                  <w:b/>
                                  <w:color w:val="0000FF"/>
                                  <w:sz w:val="24"/>
                                  <w:szCs w:val="24"/>
                                  <w:lang w:val="fr-CA"/>
                                </w:rPr>
                                <w:delText>4</w:delText>
                              </w:r>
                            </w:del>
                            <w:r w:rsidR="00D42A33">
                              <w:rPr>
                                <w:rFonts w:cstheme="minorHAnsi"/>
                                <w:b/>
                                <w:color w:val="0000FF"/>
                                <w:sz w:val="24"/>
                                <w:szCs w:val="24"/>
                                <w:lang w:val="fr-C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style="position:absolute;margin-left:0;margin-top:71.1pt;width:472.65pt;height:71.45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7" fillcolor="#e7e6e6 [32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" w14:anchorId="45D70820">
                <v:textbox>
                  <w:txbxContent>
                    <w:p w:rsidRPr="00393717" w:rsidR="00F41CDF" w:rsidP="00456A9B" w:rsidRDefault="00F41CDF" w14:paraId="59873C21" w14:textId="75DE410C">
                      <w:pPr>
                        <w:spacing w:before="60" w:after="0" w:line="240" w:lineRule="auto"/>
                        <w:rPr>
                          <w:rFonts w:cstheme="minorHAnsi"/>
                          <w:b/>
                          <w:sz w:val="24"/>
                          <w:szCs w:val="24"/>
                          <w:u w:val="single"/>
                          <w:lang w:val="fr-CA"/>
                        </w:rPr>
                      </w:pPr>
                      <w:r w:rsidRPr="00393717">
                        <w:rPr>
                          <w:rFonts w:cstheme="minorHAnsi"/>
                          <w:b/>
                          <w:sz w:val="24"/>
                          <w:szCs w:val="24"/>
                          <w:u w:val="single"/>
                          <w:lang w:val="fr-CA"/>
                        </w:rPr>
                        <w:t xml:space="preserve">Section </w:t>
                      </w:r>
                      <w:ins w:author="Fauvel, Francis (he/him, il)" w:date="2026-02-11T10:08:00Z" w16du:dateUtc="2026-02-11T15:08:00Z" w:id="495">
                        <w:r w:rsidR="003D21BF">
                          <w:rPr>
                            <w:rFonts w:cstheme="minorHAnsi"/>
                            <w:b/>
                            <w:sz w:val="24"/>
                            <w:szCs w:val="24"/>
                            <w:u w:val="single"/>
                            <w:lang w:val="fr-CA"/>
                          </w:rPr>
                          <w:t>3</w:t>
                        </w:r>
                      </w:ins>
                      <w:del w:author="Fauvel, Francis (he/him, il)" w:date="2026-02-11T10:08:00Z" w16du:dateUtc="2026-02-11T15:08:00Z" w:id="496">
                        <w:r w:rsidDel="003D21BF" w:rsidR="00945418">
                          <w:rPr>
                            <w:rFonts w:cstheme="minorHAnsi"/>
                            <w:b/>
                            <w:sz w:val="24"/>
                            <w:szCs w:val="24"/>
                            <w:u w:val="single"/>
                            <w:lang w:val="fr-CA"/>
                          </w:rPr>
                          <w:delText>4</w:delText>
                        </w:r>
                      </w:del>
                    </w:p>
                    <w:p w:rsidRPr="00393717" w:rsidR="00F41CDF" w:rsidP="00AA5044" w:rsidRDefault="00F41CDF" w14:paraId="341AAB16" w14:textId="6E063C61">
                      <w:pPr>
                        <w:spacing w:line="240" w:lineRule="auto"/>
                        <w:rPr>
                          <w:lang w:val="fr-CA"/>
                        </w:rPr>
                      </w:pPr>
                      <w:r w:rsidRPr="00393717">
                        <w:rPr>
                          <w:rFonts w:cstheme="minorHAnsi"/>
                          <w:b/>
                          <w:color w:val="0000FF"/>
                          <w:sz w:val="24"/>
                          <w:szCs w:val="24"/>
                          <w:lang w:val="fr-CA"/>
                        </w:rPr>
                        <w:t xml:space="preserve">Rangée 1, Col. 1 ≤ (doit être égale ou inférieure à) Rangée 1, Col. 1 de </w:t>
                      </w:r>
                      <w:r>
                        <w:rPr>
                          <w:rFonts w:cstheme="minorHAnsi"/>
                          <w:b/>
                          <w:color w:val="0000FF"/>
                          <w:sz w:val="24"/>
                          <w:szCs w:val="24"/>
                          <w:lang w:val="fr-CA"/>
                        </w:rPr>
                        <w:t xml:space="preserve">la </w:t>
                      </w:r>
                      <w:r w:rsidRPr="00393717">
                        <w:rPr>
                          <w:rFonts w:cstheme="minorHAnsi"/>
                          <w:b/>
                          <w:color w:val="0000FF"/>
                          <w:sz w:val="24"/>
                          <w:szCs w:val="24"/>
                          <w:lang w:val="fr-CA"/>
                        </w:rPr>
                        <w:t xml:space="preserve">Section 1.1 </w:t>
                      </w:r>
                      <w:r w:rsidRPr="00BE5EDD">
                        <w:rPr>
                          <w:rFonts w:cstheme="minorHAnsi"/>
                          <w:b/>
                          <w:color w:val="0000FF"/>
                          <w:sz w:val="24"/>
                          <w:szCs w:val="24"/>
                          <w:lang w:val="fr-CA"/>
                        </w:rPr>
                        <w:t xml:space="preserve">du Rapport statistique sur la </w:t>
                      </w:r>
                      <w:r w:rsidRPr="00BE5EDD">
                        <w:rPr>
                          <w:rFonts w:cstheme="minorHAnsi"/>
                          <w:b/>
                          <w:i/>
                          <w:iCs/>
                          <w:color w:val="0000FF"/>
                          <w:sz w:val="24"/>
                          <w:szCs w:val="24"/>
                          <w:lang w:val="fr-CA"/>
                        </w:rPr>
                        <w:t>Loi sur la protection des renseignements personnels</w:t>
                      </w:r>
                      <w:r w:rsidRPr="00BE5EDD">
                        <w:rPr>
                          <w:rFonts w:cstheme="minorHAnsi"/>
                          <w:b/>
                          <w:color w:val="0000FF"/>
                          <w:sz w:val="24"/>
                          <w:szCs w:val="24"/>
                          <w:lang w:val="fr-CA"/>
                        </w:rPr>
                        <w:t xml:space="preserve"> de 202</w:t>
                      </w:r>
                      <w:ins w:author="Fauvel, Francis (he/him, il)" w:date="2026-02-11T10:13:00Z" w16du:dateUtc="2026-02-11T15:13:00Z" w:id="497">
                        <w:r w:rsidR="00146162">
                          <w:rPr>
                            <w:rFonts w:cstheme="minorHAnsi"/>
                            <w:b/>
                            <w:color w:val="0000FF"/>
                            <w:sz w:val="24"/>
                            <w:szCs w:val="24"/>
                            <w:lang w:val="fr-CA"/>
                          </w:rPr>
                          <w:t>5</w:t>
                        </w:r>
                      </w:ins>
                      <w:ins w:author="Demers, Marie-Michèle (she/her, elle)" w:date="2024-09-27T14:22:00Z" w16du:dateUtc="2024-09-27T18:22:00Z" w:id="498">
                        <w:del w:author="Fauvel, Francis (he/him, il)" w:date="2026-02-11T10:13:00Z" w16du:dateUtc="2026-02-11T15:13:00Z" w:id="499">
                          <w:r w:rsidDel="00146162" w:rsidR="003F2CA9">
                            <w:rPr>
                              <w:rFonts w:cstheme="minorHAnsi"/>
                              <w:b/>
                              <w:color w:val="0000FF"/>
                              <w:sz w:val="24"/>
                              <w:szCs w:val="24"/>
                              <w:lang w:val="fr-CA"/>
                            </w:rPr>
                            <w:delText>4</w:delText>
                          </w:r>
                        </w:del>
                      </w:ins>
                      <w:del w:author="Demers, Marie-Michèle (she/her, elle)" w:date="2024-09-27T14:22:00Z" w16du:dateUtc="2024-09-27T18:22:00Z" w:id="500">
                        <w:r w:rsidDel="003F2CA9" w:rsidR="00945418">
                          <w:rPr>
                            <w:rFonts w:cstheme="minorHAnsi"/>
                            <w:b/>
                            <w:color w:val="0000FF"/>
                            <w:sz w:val="24"/>
                            <w:szCs w:val="24"/>
                            <w:lang w:val="fr-CA"/>
                          </w:rPr>
                          <w:delText>3</w:delText>
                        </w:r>
                      </w:del>
                      <w:r>
                        <w:rPr>
                          <w:rFonts w:cstheme="minorHAnsi"/>
                          <w:b/>
                          <w:color w:val="0000FF"/>
                          <w:sz w:val="24"/>
                          <w:szCs w:val="24"/>
                          <w:lang w:val="fr-CA"/>
                        </w:rPr>
                        <w:t>–</w:t>
                      </w:r>
                      <w:r w:rsidRPr="00BE5EDD">
                        <w:rPr>
                          <w:rFonts w:cstheme="minorHAnsi"/>
                          <w:b/>
                          <w:color w:val="0000FF"/>
                          <w:sz w:val="24"/>
                          <w:szCs w:val="24"/>
                          <w:lang w:val="fr-CA"/>
                        </w:rPr>
                        <w:t>202</w:t>
                      </w:r>
                      <w:ins w:author="Fauvel, Francis (he/him, il)" w:date="2026-02-11T10:13:00Z" w16du:dateUtc="2026-02-11T15:13:00Z" w:id="501">
                        <w:r w:rsidR="00146162">
                          <w:rPr>
                            <w:rFonts w:cstheme="minorHAnsi"/>
                            <w:b/>
                            <w:color w:val="0000FF"/>
                            <w:sz w:val="24"/>
                            <w:szCs w:val="24"/>
                            <w:lang w:val="fr-CA"/>
                          </w:rPr>
                          <w:t>6</w:t>
                        </w:r>
                      </w:ins>
                      <w:ins w:author="Demers, Marie-Michèle (she/her, elle)" w:date="2024-09-27T14:22:00Z" w16du:dateUtc="2024-09-27T18:22:00Z" w:id="502">
                        <w:del w:author="Fauvel, Francis (he/him, il)" w:date="2026-02-11T10:13:00Z" w16du:dateUtc="2026-02-11T15:13:00Z" w:id="503">
                          <w:r w:rsidDel="00146162" w:rsidR="003F2CA9">
                            <w:rPr>
                              <w:rFonts w:cstheme="minorHAnsi"/>
                              <w:b/>
                              <w:color w:val="0000FF"/>
                              <w:sz w:val="24"/>
                              <w:szCs w:val="24"/>
                              <w:lang w:val="fr-CA"/>
                            </w:rPr>
                            <w:delText>5</w:delText>
                          </w:r>
                        </w:del>
                      </w:ins>
                      <w:del w:author="Demers, Marie-Michèle (she/her, elle)" w:date="2024-09-27T14:22:00Z" w16du:dateUtc="2024-09-27T18:22:00Z" w:id="504">
                        <w:r w:rsidDel="003F2CA9" w:rsidR="00945418">
                          <w:rPr>
                            <w:rFonts w:cstheme="minorHAnsi"/>
                            <w:b/>
                            <w:color w:val="0000FF"/>
                            <w:sz w:val="24"/>
                            <w:szCs w:val="24"/>
                            <w:lang w:val="fr-CA"/>
                          </w:rPr>
                          <w:delText>4</w:delText>
                        </w:r>
                      </w:del>
                      <w:r w:rsidR="00D42A33">
                        <w:rPr>
                          <w:rFonts w:cstheme="minorHAnsi"/>
                          <w:b/>
                          <w:color w:val="0000FF"/>
                          <w:sz w:val="24"/>
                          <w:szCs w:val="24"/>
                          <w:lang w:val="fr-CA"/>
                        </w:rPr>
                        <w:t>.</w:t>
                      </w:r>
                    </w:p>
                  </w:txbxContent>
                </v:textbox>
                <w10:wrap type="square" anchorx="margin"/>
              </v:shape>
            </w:pict>
          </mc:Fallback>
        </mc:AlternateContent>
      </w:r>
    </w:p>
    <w:p w:rsidRPr="009612B9" w:rsidR="003B1FC4" w:rsidP="59442249" w:rsidRDefault="003B1FC4" w14:paraId="47397D0A" w14:textId="5AB2070F">
      <w:pPr>
        <w:pStyle w:val="Normal"/>
        <w:spacing w:after="0" w:line="240" w:lineRule="auto"/>
        <w:rPr>
          <w:sz w:val="24"/>
          <w:szCs w:val="24"/>
          <w:lang w:val="fr-CA"/>
        </w:rPr>
      </w:pPr>
    </w:p>
    <w:p w:rsidRPr="009612B9" w:rsidR="003B1FC4" w:rsidP="003B1FC4" w:rsidRDefault="003B1FC4" w14:paraId="32E2F784" w14:textId="483E4E2E">
      <w:pPr>
        <w:rPr>
          <w:sz w:val="24"/>
          <w:szCs w:val="24"/>
          <w:lang w:val="fr-CA"/>
        </w:rPr>
      </w:pPr>
    </w:p>
    <w:p w:rsidRPr="009612B9" w:rsidR="003B1FC4" w:rsidP="003B1FC4" w:rsidRDefault="003B1FC4" w14:paraId="194A22A4" w14:textId="4C1F9E95">
      <w:pPr>
        <w:rPr>
          <w:sz w:val="24"/>
          <w:szCs w:val="24"/>
          <w:lang w:val="fr-CA"/>
        </w:rPr>
      </w:pPr>
    </w:p>
    <w:p w:rsidRPr="009612B9" w:rsidR="003B1FC4" w:rsidP="003B1FC4" w:rsidRDefault="003B1FC4" w14:paraId="74138C06" w14:textId="2CEFB07A">
      <w:pPr>
        <w:rPr>
          <w:sz w:val="24"/>
          <w:szCs w:val="24"/>
          <w:lang w:val="fr-CA"/>
        </w:rPr>
      </w:pPr>
    </w:p>
    <w:p w:rsidRPr="009612B9" w:rsidR="003B1FC4" w:rsidP="003B1FC4" w:rsidRDefault="003B1FC4" w14:paraId="0251FA30" w14:textId="1DF7A9F4">
      <w:pPr>
        <w:rPr>
          <w:sz w:val="24"/>
          <w:szCs w:val="24"/>
          <w:lang w:val="fr-CA"/>
        </w:rPr>
      </w:pPr>
    </w:p>
    <w:p w:rsidRPr="009612B9" w:rsidR="003B1FC4" w:rsidP="003B1FC4" w:rsidRDefault="003B1FC4" w14:paraId="413FB70E" w14:textId="445E7485">
      <w:pPr>
        <w:rPr>
          <w:sz w:val="24"/>
          <w:szCs w:val="24"/>
          <w:lang w:val="fr-CA"/>
        </w:rPr>
      </w:pPr>
    </w:p>
    <w:p w:rsidRPr="009612B9" w:rsidR="004855DC" w:rsidP="00141358" w:rsidRDefault="004855DC" w14:paraId="6DED9257" w14:textId="77777777">
      <w:pPr>
        <w:jc w:val="right"/>
        <w:rPr>
          <w:sz w:val="24"/>
          <w:lang w:val="fr-CA"/>
        </w:rPr>
      </w:pPr>
    </w:p>
    <w:sectPr w:rsidRPr="009612B9" w:rsidR="004855DC" w:rsidSect="005C6116">
      <w:footerReference w:type="default" r:id="rId11"/>
      <w:pgSz w:w="12240" w:h="15840" w:orient="portrait"/>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073" w:rsidP="001D7D1C" w:rsidRDefault="00541073" w14:paraId="119D37F6" w14:textId="77777777">
      <w:pPr>
        <w:spacing w:after="0" w:line="240" w:lineRule="auto"/>
      </w:pPr>
      <w:r>
        <w:separator/>
      </w:r>
    </w:p>
    <w:p w:rsidR="00541073" w:rsidRDefault="00541073" w14:paraId="5778A17F" w14:textId="77777777"/>
    <w:p w:rsidR="00541073" w:rsidP="00950188" w:rsidRDefault="00541073" w14:paraId="49D869C4" w14:textId="77777777"/>
  </w:endnote>
  <w:endnote w:type="continuationSeparator" w:id="0">
    <w:p w:rsidR="00541073" w:rsidP="001D7D1C" w:rsidRDefault="00541073" w14:paraId="54F7416B" w14:textId="77777777">
      <w:pPr>
        <w:spacing w:after="0" w:line="240" w:lineRule="auto"/>
      </w:pPr>
      <w:r>
        <w:continuationSeparator/>
      </w:r>
    </w:p>
    <w:p w:rsidR="00541073" w:rsidRDefault="00541073" w14:paraId="2C9583AF" w14:textId="77777777"/>
    <w:p w:rsidR="00541073" w:rsidP="00950188" w:rsidRDefault="00541073" w14:paraId="7EE993EE" w14:textId="77777777"/>
  </w:endnote>
  <w:endnote w:type="continuationNotice" w:id="1">
    <w:p w:rsidR="00541073" w:rsidRDefault="00541073" w14:paraId="7AAD850C" w14:textId="77777777">
      <w:pPr>
        <w:spacing w:after="0" w:line="240" w:lineRule="auto"/>
      </w:pPr>
    </w:p>
    <w:p w:rsidR="00541073" w:rsidRDefault="00541073" w14:paraId="6DD62294" w14:textId="77777777"/>
    <w:p w:rsidR="00541073" w:rsidP="00950188" w:rsidRDefault="00541073" w14:paraId="4AF9867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024979"/>
      <w:docPartObj>
        <w:docPartGallery w:val="Page Numbers (Bottom of Page)"/>
        <w:docPartUnique/>
      </w:docPartObj>
    </w:sdtPr>
    <w:sdtEndPr>
      <w:rPr>
        <w:noProof/>
      </w:rPr>
    </w:sdtEndPr>
    <w:sdtContent>
      <w:p w:rsidR="00155A7A" w:rsidP="00155A7A" w:rsidRDefault="006C78AD" w14:paraId="7C5E3683" w14:textId="7E6DFEA8">
        <w:r>
          <w:tab/>
        </w:r>
        <w:r w:rsidR="00155A7A">
          <w:tab/>
        </w:r>
        <w:r w:rsidR="00155A7A">
          <w:tab/>
        </w:r>
        <w:r w:rsidR="00155A7A">
          <w:tab/>
        </w:r>
        <w:r w:rsidR="00155A7A">
          <w:tab/>
        </w:r>
        <w:r w:rsidR="00155A7A">
          <w:tab/>
        </w:r>
        <w:r w:rsidR="0050090F">
          <w:tab/>
        </w:r>
        <w:r w:rsidR="0050090F">
          <w:tab/>
        </w:r>
        <w:r w:rsidR="0050090F">
          <w:tab/>
        </w:r>
        <w:r w:rsidR="0050090F">
          <w:tab/>
        </w:r>
        <w:r w:rsidR="00B3062D">
          <w:tab/>
        </w:r>
        <w:r w:rsidR="00B3062D">
          <w:tab/>
        </w:r>
        <w:r w:rsidR="003B1FC4">
          <w:t xml:space="preserve">         </w:t>
        </w:r>
        <w:r w:rsidR="00155A7A">
          <w:fldChar w:fldCharType="begin"/>
        </w:r>
        <w:r w:rsidR="00155A7A">
          <w:instrText xml:space="preserve"> PAGE   \* MERGEFORMAT </w:instrText>
        </w:r>
        <w:r w:rsidR="00155A7A">
          <w:fldChar w:fldCharType="separate"/>
        </w:r>
        <w:r w:rsidR="00155A7A">
          <w:t>1</w:t>
        </w:r>
        <w:r w:rsidR="00155A7A">
          <w:rPr>
            <w:noProof/>
          </w:rPr>
          <w:fldChar w:fldCharType="end"/>
        </w:r>
      </w:p>
    </w:sdtContent>
  </w:sdt>
  <w:p w:rsidR="00155A7A" w:rsidRDefault="00155A7A" w14:paraId="79716EC5" w14:textId="77777777">
    <w:pPr>
      <w:pStyle w:val="Footer"/>
    </w:pPr>
  </w:p>
  <w:p w:rsidR="00535DD0" w:rsidRDefault="00535DD0" w14:paraId="3C7F424C" w14:textId="77777777"/>
  <w:p w:rsidR="00535DD0" w:rsidP="00950188" w:rsidRDefault="00535DD0" w14:paraId="36DE806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073" w:rsidP="001D7D1C" w:rsidRDefault="00541073" w14:paraId="3DFE3818" w14:textId="77777777">
      <w:pPr>
        <w:spacing w:after="0" w:line="240" w:lineRule="auto"/>
      </w:pPr>
      <w:r>
        <w:separator/>
      </w:r>
    </w:p>
    <w:p w:rsidR="00541073" w:rsidRDefault="00541073" w14:paraId="5CBAD51F" w14:textId="77777777"/>
    <w:p w:rsidR="00541073" w:rsidP="00950188" w:rsidRDefault="00541073" w14:paraId="068EEF64" w14:textId="77777777"/>
  </w:footnote>
  <w:footnote w:type="continuationSeparator" w:id="0">
    <w:p w:rsidR="00541073" w:rsidP="001D7D1C" w:rsidRDefault="00541073" w14:paraId="0CF814FD" w14:textId="77777777">
      <w:pPr>
        <w:spacing w:after="0" w:line="240" w:lineRule="auto"/>
      </w:pPr>
      <w:r>
        <w:continuationSeparator/>
      </w:r>
    </w:p>
    <w:p w:rsidR="00541073" w:rsidRDefault="00541073" w14:paraId="2449D579" w14:textId="77777777"/>
    <w:p w:rsidR="00541073" w:rsidP="00950188" w:rsidRDefault="00541073" w14:paraId="3F8F5933" w14:textId="77777777"/>
  </w:footnote>
  <w:footnote w:type="continuationNotice" w:id="1">
    <w:p w:rsidR="00541073" w:rsidRDefault="00541073" w14:paraId="1FE72A4C" w14:textId="77777777">
      <w:pPr>
        <w:spacing w:after="0" w:line="240" w:lineRule="auto"/>
      </w:pPr>
    </w:p>
    <w:p w:rsidR="00541073" w:rsidRDefault="00541073" w14:paraId="024E61EE" w14:textId="77777777"/>
    <w:p w:rsidR="00541073" w:rsidP="00950188" w:rsidRDefault="00541073" w14:paraId="140FA368" w14:textId="77777777"/>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uvel, Francis (he/him, il)">
    <w15:presenceInfo w15:providerId="AD" w15:userId="S::FFAUVEL@tbs-sct.gc.ca::3c2ca14f-3c41-4f5d-b1b1-5fc5e3b1b4a1"/>
  </w15:person>
  <w15:person w15:author="Fauvel, Francis">
    <w15:presenceInfo w15:providerId="None" w15:userId="Fauvel, Francis"/>
  </w15:person>
  <w15:person w15:author="Demers, Marie-Michèle (she/her, elle)">
    <w15:presenceInfo w15:providerId="AD" w15:userId="S::MMDEMERS@tbs-sct.gc.ca::3821c024-7dd4-453f-96e0-2728d0a69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37"/>
    <w:rsid w:val="00002178"/>
    <w:rsid w:val="00004C9E"/>
    <w:rsid w:val="00006D33"/>
    <w:rsid w:val="0002318A"/>
    <w:rsid w:val="000237AD"/>
    <w:rsid w:val="00023F02"/>
    <w:rsid w:val="00043DAA"/>
    <w:rsid w:val="000501FB"/>
    <w:rsid w:val="00050AEF"/>
    <w:rsid w:val="00071C8C"/>
    <w:rsid w:val="00072296"/>
    <w:rsid w:val="000969A6"/>
    <w:rsid w:val="000A4DD1"/>
    <w:rsid w:val="000B7DCD"/>
    <w:rsid w:val="000C0E90"/>
    <w:rsid w:val="000C499E"/>
    <w:rsid w:val="000C59FB"/>
    <w:rsid w:val="000E750C"/>
    <w:rsid w:val="000F3457"/>
    <w:rsid w:val="000F41B8"/>
    <w:rsid w:val="00113B73"/>
    <w:rsid w:val="00114A5D"/>
    <w:rsid w:val="00117790"/>
    <w:rsid w:val="00132718"/>
    <w:rsid w:val="00141358"/>
    <w:rsid w:val="00144EF7"/>
    <w:rsid w:val="00146162"/>
    <w:rsid w:val="00155A7A"/>
    <w:rsid w:val="001566E8"/>
    <w:rsid w:val="0017087A"/>
    <w:rsid w:val="00193214"/>
    <w:rsid w:val="001A317D"/>
    <w:rsid w:val="001A6059"/>
    <w:rsid w:val="001A66AF"/>
    <w:rsid w:val="001B11A1"/>
    <w:rsid w:val="001C1937"/>
    <w:rsid w:val="001C38DF"/>
    <w:rsid w:val="001C4260"/>
    <w:rsid w:val="001D4B8A"/>
    <w:rsid w:val="001D7D1C"/>
    <w:rsid w:val="001E2724"/>
    <w:rsid w:val="001F19CC"/>
    <w:rsid w:val="001F3B96"/>
    <w:rsid w:val="001F5936"/>
    <w:rsid w:val="002041C2"/>
    <w:rsid w:val="002125B2"/>
    <w:rsid w:val="00213296"/>
    <w:rsid w:val="0022769E"/>
    <w:rsid w:val="00241A30"/>
    <w:rsid w:val="00250959"/>
    <w:rsid w:val="00251331"/>
    <w:rsid w:val="00252B51"/>
    <w:rsid w:val="002575C2"/>
    <w:rsid w:val="002603FA"/>
    <w:rsid w:val="00276F5B"/>
    <w:rsid w:val="002877EB"/>
    <w:rsid w:val="002C38CC"/>
    <w:rsid w:val="002D011A"/>
    <w:rsid w:val="002D6277"/>
    <w:rsid w:val="002E0830"/>
    <w:rsid w:val="002E3D5E"/>
    <w:rsid w:val="003059D5"/>
    <w:rsid w:val="0030667D"/>
    <w:rsid w:val="00310EDD"/>
    <w:rsid w:val="00312356"/>
    <w:rsid w:val="003429B0"/>
    <w:rsid w:val="003532AF"/>
    <w:rsid w:val="00357949"/>
    <w:rsid w:val="0036533D"/>
    <w:rsid w:val="00374F07"/>
    <w:rsid w:val="00384717"/>
    <w:rsid w:val="00393717"/>
    <w:rsid w:val="003A373A"/>
    <w:rsid w:val="003B1FC4"/>
    <w:rsid w:val="003C7239"/>
    <w:rsid w:val="003D21BF"/>
    <w:rsid w:val="003E75E8"/>
    <w:rsid w:val="003F1F65"/>
    <w:rsid w:val="003F2CA9"/>
    <w:rsid w:val="00402511"/>
    <w:rsid w:val="00405C27"/>
    <w:rsid w:val="004063E6"/>
    <w:rsid w:val="00432704"/>
    <w:rsid w:val="00445540"/>
    <w:rsid w:val="00456A9B"/>
    <w:rsid w:val="00461B58"/>
    <w:rsid w:val="004724BD"/>
    <w:rsid w:val="004855DC"/>
    <w:rsid w:val="00486B7D"/>
    <w:rsid w:val="004A195F"/>
    <w:rsid w:val="004B4232"/>
    <w:rsid w:val="004D087F"/>
    <w:rsid w:val="004D2046"/>
    <w:rsid w:val="004E653E"/>
    <w:rsid w:val="004F05F4"/>
    <w:rsid w:val="004F2228"/>
    <w:rsid w:val="004F6650"/>
    <w:rsid w:val="004F69D5"/>
    <w:rsid w:val="0050090F"/>
    <w:rsid w:val="00510627"/>
    <w:rsid w:val="00511548"/>
    <w:rsid w:val="00511C67"/>
    <w:rsid w:val="005211C8"/>
    <w:rsid w:val="0053362A"/>
    <w:rsid w:val="00534832"/>
    <w:rsid w:val="005355E9"/>
    <w:rsid w:val="00535DD0"/>
    <w:rsid w:val="00541073"/>
    <w:rsid w:val="005450A8"/>
    <w:rsid w:val="00551CDC"/>
    <w:rsid w:val="00592433"/>
    <w:rsid w:val="005A1074"/>
    <w:rsid w:val="005C3706"/>
    <w:rsid w:val="005C6116"/>
    <w:rsid w:val="005C6ACB"/>
    <w:rsid w:val="005C7B87"/>
    <w:rsid w:val="005D6939"/>
    <w:rsid w:val="005E061C"/>
    <w:rsid w:val="005E0A49"/>
    <w:rsid w:val="005E682A"/>
    <w:rsid w:val="00623621"/>
    <w:rsid w:val="00626541"/>
    <w:rsid w:val="00641800"/>
    <w:rsid w:val="00656B36"/>
    <w:rsid w:val="006620B9"/>
    <w:rsid w:val="00675B60"/>
    <w:rsid w:val="00681733"/>
    <w:rsid w:val="006832D0"/>
    <w:rsid w:val="00687A18"/>
    <w:rsid w:val="00690053"/>
    <w:rsid w:val="006A1B63"/>
    <w:rsid w:val="006B4E50"/>
    <w:rsid w:val="006C108D"/>
    <w:rsid w:val="006C1C6A"/>
    <w:rsid w:val="006C78AD"/>
    <w:rsid w:val="006C7EFC"/>
    <w:rsid w:val="006F1B4B"/>
    <w:rsid w:val="00707213"/>
    <w:rsid w:val="0071014D"/>
    <w:rsid w:val="00710B94"/>
    <w:rsid w:val="00714309"/>
    <w:rsid w:val="007149C0"/>
    <w:rsid w:val="00724149"/>
    <w:rsid w:val="00740472"/>
    <w:rsid w:val="0077649F"/>
    <w:rsid w:val="00777A67"/>
    <w:rsid w:val="007875CD"/>
    <w:rsid w:val="0079250C"/>
    <w:rsid w:val="007935BC"/>
    <w:rsid w:val="007A09B8"/>
    <w:rsid w:val="007B744B"/>
    <w:rsid w:val="007C2A20"/>
    <w:rsid w:val="007C6F4A"/>
    <w:rsid w:val="00804637"/>
    <w:rsid w:val="0083365D"/>
    <w:rsid w:val="00841EF4"/>
    <w:rsid w:val="00850245"/>
    <w:rsid w:val="00857DBD"/>
    <w:rsid w:val="0087778B"/>
    <w:rsid w:val="0089753F"/>
    <w:rsid w:val="008A2A12"/>
    <w:rsid w:val="008B7C5B"/>
    <w:rsid w:val="008CFA4A"/>
    <w:rsid w:val="008D1495"/>
    <w:rsid w:val="008D7F78"/>
    <w:rsid w:val="008E0EA7"/>
    <w:rsid w:val="008E6277"/>
    <w:rsid w:val="008F3771"/>
    <w:rsid w:val="008F4084"/>
    <w:rsid w:val="0093108C"/>
    <w:rsid w:val="00932401"/>
    <w:rsid w:val="00933FAC"/>
    <w:rsid w:val="009375F2"/>
    <w:rsid w:val="00940C00"/>
    <w:rsid w:val="009447C5"/>
    <w:rsid w:val="00945418"/>
    <w:rsid w:val="00946FFE"/>
    <w:rsid w:val="00950188"/>
    <w:rsid w:val="009532AE"/>
    <w:rsid w:val="00957A92"/>
    <w:rsid w:val="009612B9"/>
    <w:rsid w:val="00974203"/>
    <w:rsid w:val="0099488B"/>
    <w:rsid w:val="00994C25"/>
    <w:rsid w:val="009966DF"/>
    <w:rsid w:val="009A13FC"/>
    <w:rsid w:val="009A2929"/>
    <w:rsid w:val="009C1BB1"/>
    <w:rsid w:val="009E5057"/>
    <w:rsid w:val="009E71FB"/>
    <w:rsid w:val="009F4C75"/>
    <w:rsid w:val="009F4F8C"/>
    <w:rsid w:val="009F5FE8"/>
    <w:rsid w:val="00A04D22"/>
    <w:rsid w:val="00A052EA"/>
    <w:rsid w:val="00A12DDC"/>
    <w:rsid w:val="00A135DD"/>
    <w:rsid w:val="00A22C10"/>
    <w:rsid w:val="00A34655"/>
    <w:rsid w:val="00A47B50"/>
    <w:rsid w:val="00A54A40"/>
    <w:rsid w:val="00A62F7B"/>
    <w:rsid w:val="00A714B9"/>
    <w:rsid w:val="00A86F99"/>
    <w:rsid w:val="00A95093"/>
    <w:rsid w:val="00AA5044"/>
    <w:rsid w:val="00AF0173"/>
    <w:rsid w:val="00B3062D"/>
    <w:rsid w:val="00B326EE"/>
    <w:rsid w:val="00B550C7"/>
    <w:rsid w:val="00B64CE9"/>
    <w:rsid w:val="00B6621C"/>
    <w:rsid w:val="00B66DCA"/>
    <w:rsid w:val="00B67447"/>
    <w:rsid w:val="00B76037"/>
    <w:rsid w:val="00B85133"/>
    <w:rsid w:val="00B91EF3"/>
    <w:rsid w:val="00B949C4"/>
    <w:rsid w:val="00BA1F1A"/>
    <w:rsid w:val="00BA7305"/>
    <w:rsid w:val="00BA7C60"/>
    <w:rsid w:val="00BA7D03"/>
    <w:rsid w:val="00BD2C98"/>
    <w:rsid w:val="00BD3EE4"/>
    <w:rsid w:val="00BD4862"/>
    <w:rsid w:val="00BE5EDD"/>
    <w:rsid w:val="00BE6C15"/>
    <w:rsid w:val="00BE717A"/>
    <w:rsid w:val="00BF02F1"/>
    <w:rsid w:val="00C04D48"/>
    <w:rsid w:val="00C114C3"/>
    <w:rsid w:val="00C14833"/>
    <w:rsid w:val="00C213BC"/>
    <w:rsid w:val="00C35721"/>
    <w:rsid w:val="00C40743"/>
    <w:rsid w:val="00C41E5D"/>
    <w:rsid w:val="00C66C2F"/>
    <w:rsid w:val="00C66E3F"/>
    <w:rsid w:val="00C74E7D"/>
    <w:rsid w:val="00C75F63"/>
    <w:rsid w:val="00C908B2"/>
    <w:rsid w:val="00C97942"/>
    <w:rsid w:val="00CA49E2"/>
    <w:rsid w:val="00CB6CE4"/>
    <w:rsid w:val="00CD21C7"/>
    <w:rsid w:val="00CD5348"/>
    <w:rsid w:val="00CE6463"/>
    <w:rsid w:val="00D04D6C"/>
    <w:rsid w:val="00D1620D"/>
    <w:rsid w:val="00D2183C"/>
    <w:rsid w:val="00D30D09"/>
    <w:rsid w:val="00D31E63"/>
    <w:rsid w:val="00D3712E"/>
    <w:rsid w:val="00D41342"/>
    <w:rsid w:val="00D42A33"/>
    <w:rsid w:val="00D62224"/>
    <w:rsid w:val="00D7112D"/>
    <w:rsid w:val="00D8320E"/>
    <w:rsid w:val="00DB3AC1"/>
    <w:rsid w:val="00DE57AC"/>
    <w:rsid w:val="00DF0412"/>
    <w:rsid w:val="00DF4BD8"/>
    <w:rsid w:val="00DF5E16"/>
    <w:rsid w:val="00E24321"/>
    <w:rsid w:val="00E2530B"/>
    <w:rsid w:val="00E3163E"/>
    <w:rsid w:val="00E44EB4"/>
    <w:rsid w:val="00E47AAD"/>
    <w:rsid w:val="00E50704"/>
    <w:rsid w:val="00E60FA3"/>
    <w:rsid w:val="00E636A9"/>
    <w:rsid w:val="00E66B9F"/>
    <w:rsid w:val="00E83084"/>
    <w:rsid w:val="00E91D79"/>
    <w:rsid w:val="00E94845"/>
    <w:rsid w:val="00EA3D15"/>
    <w:rsid w:val="00EA4CB8"/>
    <w:rsid w:val="00EC0A2E"/>
    <w:rsid w:val="00EC6408"/>
    <w:rsid w:val="00ED33C8"/>
    <w:rsid w:val="00EF4BD2"/>
    <w:rsid w:val="00EF740F"/>
    <w:rsid w:val="00F04957"/>
    <w:rsid w:val="00F12C48"/>
    <w:rsid w:val="00F13CDD"/>
    <w:rsid w:val="00F1444E"/>
    <w:rsid w:val="00F25030"/>
    <w:rsid w:val="00F41CDF"/>
    <w:rsid w:val="00F62A18"/>
    <w:rsid w:val="00F701CB"/>
    <w:rsid w:val="00F74EE3"/>
    <w:rsid w:val="00FB526E"/>
    <w:rsid w:val="00FB63EF"/>
    <w:rsid w:val="00FC1C48"/>
    <w:rsid w:val="00FF2580"/>
    <w:rsid w:val="00FF4978"/>
    <w:rsid w:val="01352AE4"/>
    <w:rsid w:val="02A594EB"/>
    <w:rsid w:val="02D98261"/>
    <w:rsid w:val="03252B07"/>
    <w:rsid w:val="0459EFDB"/>
    <w:rsid w:val="060E52A4"/>
    <w:rsid w:val="063C4460"/>
    <w:rsid w:val="07906C2D"/>
    <w:rsid w:val="07A155CF"/>
    <w:rsid w:val="08BE5557"/>
    <w:rsid w:val="08E14650"/>
    <w:rsid w:val="0A077DC5"/>
    <w:rsid w:val="0A218889"/>
    <w:rsid w:val="0A9445AC"/>
    <w:rsid w:val="0B1D4507"/>
    <w:rsid w:val="0B93D278"/>
    <w:rsid w:val="0D7255FB"/>
    <w:rsid w:val="0EE2CCD2"/>
    <w:rsid w:val="0FF0089B"/>
    <w:rsid w:val="116E8E2E"/>
    <w:rsid w:val="11923BF8"/>
    <w:rsid w:val="11D4D80F"/>
    <w:rsid w:val="11DB020C"/>
    <w:rsid w:val="123252D2"/>
    <w:rsid w:val="12988E48"/>
    <w:rsid w:val="12B707C1"/>
    <w:rsid w:val="137C741C"/>
    <w:rsid w:val="13B37E74"/>
    <w:rsid w:val="1428790C"/>
    <w:rsid w:val="151C4E22"/>
    <w:rsid w:val="1673B052"/>
    <w:rsid w:val="167F0AC1"/>
    <w:rsid w:val="16C2FBD5"/>
    <w:rsid w:val="18F6B6D1"/>
    <w:rsid w:val="190545C3"/>
    <w:rsid w:val="1A0E586B"/>
    <w:rsid w:val="1A0EFB6E"/>
    <w:rsid w:val="1A819B8A"/>
    <w:rsid w:val="1A81D1D3"/>
    <w:rsid w:val="1DB798AD"/>
    <w:rsid w:val="1DE668B7"/>
    <w:rsid w:val="1E5C5C96"/>
    <w:rsid w:val="1E7F9E61"/>
    <w:rsid w:val="20B8FBCD"/>
    <w:rsid w:val="20D3E506"/>
    <w:rsid w:val="22648DEB"/>
    <w:rsid w:val="232BFCAE"/>
    <w:rsid w:val="23DFA7C9"/>
    <w:rsid w:val="24036E21"/>
    <w:rsid w:val="24F4009E"/>
    <w:rsid w:val="2571F55C"/>
    <w:rsid w:val="26849267"/>
    <w:rsid w:val="279AACC6"/>
    <w:rsid w:val="28B5B0AC"/>
    <w:rsid w:val="298F2C6B"/>
    <w:rsid w:val="299146E9"/>
    <w:rsid w:val="29A1B28C"/>
    <w:rsid w:val="29F37AC0"/>
    <w:rsid w:val="2B1FD4F3"/>
    <w:rsid w:val="2B48FD9A"/>
    <w:rsid w:val="2B4C4BA5"/>
    <w:rsid w:val="2B6409D2"/>
    <w:rsid w:val="2CABC0B4"/>
    <w:rsid w:val="2D29CB57"/>
    <w:rsid w:val="2D708A54"/>
    <w:rsid w:val="2F9E0AAE"/>
    <w:rsid w:val="305E2790"/>
    <w:rsid w:val="308456B1"/>
    <w:rsid w:val="31A1A474"/>
    <w:rsid w:val="321760A5"/>
    <w:rsid w:val="34129728"/>
    <w:rsid w:val="342A9770"/>
    <w:rsid w:val="34306202"/>
    <w:rsid w:val="348B8A1B"/>
    <w:rsid w:val="3589CD66"/>
    <w:rsid w:val="36AEBF66"/>
    <w:rsid w:val="373559DB"/>
    <w:rsid w:val="37811C20"/>
    <w:rsid w:val="37ABFC91"/>
    <w:rsid w:val="37D9D16F"/>
    <w:rsid w:val="37F4F7AD"/>
    <w:rsid w:val="38615466"/>
    <w:rsid w:val="38912BB9"/>
    <w:rsid w:val="38D8426B"/>
    <w:rsid w:val="398A8736"/>
    <w:rsid w:val="3A047ED6"/>
    <w:rsid w:val="3B7CFBF0"/>
    <w:rsid w:val="3BE8B894"/>
    <w:rsid w:val="3D57D809"/>
    <w:rsid w:val="3E03835D"/>
    <w:rsid w:val="3E3B7789"/>
    <w:rsid w:val="3E6C2C8E"/>
    <w:rsid w:val="3F9AD875"/>
    <w:rsid w:val="3FA74889"/>
    <w:rsid w:val="3FEFDDE8"/>
    <w:rsid w:val="40867BAC"/>
    <w:rsid w:val="40CEC602"/>
    <w:rsid w:val="413EB75D"/>
    <w:rsid w:val="414B2C4A"/>
    <w:rsid w:val="420337DE"/>
    <w:rsid w:val="4337018D"/>
    <w:rsid w:val="43D37609"/>
    <w:rsid w:val="445B0DCD"/>
    <w:rsid w:val="4465F24D"/>
    <w:rsid w:val="449C06C2"/>
    <w:rsid w:val="458835E1"/>
    <w:rsid w:val="46030F02"/>
    <w:rsid w:val="4797E7E3"/>
    <w:rsid w:val="4843270C"/>
    <w:rsid w:val="487E3A98"/>
    <w:rsid w:val="4A566CC0"/>
    <w:rsid w:val="4A592E84"/>
    <w:rsid w:val="4B16A4BC"/>
    <w:rsid w:val="4C3C8DC9"/>
    <w:rsid w:val="4C584B81"/>
    <w:rsid w:val="4DA4D2DC"/>
    <w:rsid w:val="4ED2A1CD"/>
    <w:rsid w:val="4EE3F0FE"/>
    <w:rsid w:val="50A953E8"/>
    <w:rsid w:val="52FCEA9C"/>
    <w:rsid w:val="537BC0E4"/>
    <w:rsid w:val="53C1539B"/>
    <w:rsid w:val="544FECCB"/>
    <w:rsid w:val="548788FF"/>
    <w:rsid w:val="562E4FD0"/>
    <w:rsid w:val="563B7BE2"/>
    <w:rsid w:val="56D3EA53"/>
    <w:rsid w:val="5727492C"/>
    <w:rsid w:val="57C71C57"/>
    <w:rsid w:val="582313A8"/>
    <w:rsid w:val="58471A40"/>
    <w:rsid w:val="5889C5BD"/>
    <w:rsid w:val="59442249"/>
    <w:rsid w:val="597C40F6"/>
    <w:rsid w:val="59EB1456"/>
    <w:rsid w:val="5A7511EA"/>
    <w:rsid w:val="5B3303A6"/>
    <w:rsid w:val="5BF69CD6"/>
    <w:rsid w:val="5E757210"/>
    <w:rsid w:val="5F3F5DBE"/>
    <w:rsid w:val="6039571A"/>
    <w:rsid w:val="60DDE017"/>
    <w:rsid w:val="612A10D2"/>
    <w:rsid w:val="64641276"/>
    <w:rsid w:val="650FB5E5"/>
    <w:rsid w:val="65D139A2"/>
    <w:rsid w:val="675A9B4E"/>
    <w:rsid w:val="67824434"/>
    <w:rsid w:val="68FD4D7B"/>
    <w:rsid w:val="6A10DD3A"/>
    <w:rsid w:val="6A21C178"/>
    <w:rsid w:val="6A5505B4"/>
    <w:rsid w:val="6A90A50F"/>
    <w:rsid w:val="6B760C89"/>
    <w:rsid w:val="6C094FA9"/>
    <w:rsid w:val="6C7B215F"/>
    <w:rsid w:val="6DED2A3F"/>
    <w:rsid w:val="707814DC"/>
    <w:rsid w:val="714CDC7B"/>
    <w:rsid w:val="7213E53D"/>
    <w:rsid w:val="72F42D7C"/>
    <w:rsid w:val="733D7D5B"/>
    <w:rsid w:val="73E64AC6"/>
    <w:rsid w:val="747910B2"/>
    <w:rsid w:val="75969025"/>
    <w:rsid w:val="759C6997"/>
    <w:rsid w:val="75E999F2"/>
    <w:rsid w:val="78B81EBB"/>
    <w:rsid w:val="7954C8D0"/>
    <w:rsid w:val="7A4FBEA4"/>
    <w:rsid w:val="7A7E3A10"/>
    <w:rsid w:val="7ABC380B"/>
    <w:rsid w:val="7C275EFB"/>
    <w:rsid w:val="7CC4EF17"/>
    <w:rsid w:val="7D98C8C2"/>
    <w:rsid w:val="7E3A2E29"/>
    <w:rsid w:val="7E96A657"/>
    <w:rsid w:val="7F4EE606"/>
    <w:rsid w:val="7FD2F11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EB492"/>
  <w15:chartTrackingRefBased/>
  <w15:docId w15:val="{A710D0C8-F8B2-4A67-9817-E8443E09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6037"/>
  </w:style>
  <w:style w:type="paragraph" w:styleId="Heading1">
    <w:name w:val="heading 1"/>
    <w:basedOn w:val="Normal"/>
    <w:next w:val="Normal"/>
    <w:link w:val="Heading1Char"/>
    <w:uiPriority w:val="9"/>
    <w:qFormat/>
    <w:rsid w:val="00950188"/>
    <w:pPr>
      <w:spacing w:after="0" w:line="240" w:lineRule="auto"/>
      <w:outlineLvl w:val="0"/>
    </w:pPr>
    <w:rPr>
      <w:b/>
      <w:bCs/>
      <w:sz w:val="28"/>
      <w:szCs w:val="28"/>
      <w:lang w:val="fr-CA"/>
    </w:rPr>
  </w:style>
  <w:style w:type="paragraph" w:styleId="Heading2">
    <w:name w:val="heading 2"/>
    <w:basedOn w:val="Normal"/>
    <w:next w:val="Normal"/>
    <w:link w:val="Heading2Char"/>
    <w:uiPriority w:val="9"/>
    <w:unhideWhenUsed/>
    <w:qFormat/>
    <w:rsid w:val="00950188"/>
    <w:pPr>
      <w:spacing w:after="0" w:line="240" w:lineRule="auto"/>
      <w:outlineLvl w:val="1"/>
    </w:pPr>
    <w:rPr>
      <w:rFonts w:ascii="Calibri" w:hAnsi="Calibri" w:cs="Calibri"/>
      <w:b/>
      <w:bCs/>
      <w:color w:val="000000" w:themeColor="text1"/>
      <w:sz w:val="24"/>
      <w:szCs w:val="24"/>
      <w:lang w:val="fr-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7603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76037"/>
    <w:rPr>
      <w:rFonts w:ascii="Segoe UI" w:hAnsi="Segoe UI" w:cs="Segoe UI"/>
      <w:sz w:val="18"/>
      <w:szCs w:val="18"/>
    </w:rPr>
  </w:style>
  <w:style w:type="table" w:styleId="TableGrid">
    <w:name w:val="Table Grid"/>
    <w:basedOn w:val="TableNormal"/>
    <w:uiPriority w:val="39"/>
    <w:rsid w:val="00B760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32401"/>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2401"/>
  </w:style>
  <w:style w:type="paragraph" w:styleId="Footer">
    <w:name w:val="footer"/>
    <w:basedOn w:val="Normal"/>
    <w:link w:val="FooterChar"/>
    <w:uiPriority w:val="99"/>
    <w:unhideWhenUsed/>
    <w:rsid w:val="009324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2401"/>
  </w:style>
  <w:style w:type="character" w:styleId="Hyperlink">
    <w:name w:val="Hyperlink"/>
    <w:uiPriority w:val="99"/>
    <w:unhideWhenUsed/>
    <w:rsid w:val="00155A7A"/>
    <w:rPr>
      <w:color w:val="0000FF"/>
      <w:u w:val="single"/>
    </w:rPr>
  </w:style>
  <w:style w:type="character" w:styleId="FollowedHyperlink">
    <w:name w:val="FollowedHyperlink"/>
    <w:basedOn w:val="DefaultParagraphFont"/>
    <w:uiPriority w:val="99"/>
    <w:semiHidden/>
    <w:unhideWhenUsed/>
    <w:rsid w:val="00155A7A"/>
    <w:rPr>
      <w:color w:val="954F72" w:themeColor="followedHyperlink"/>
      <w:u w:val="single"/>
    </w:rPr>
  </w:style>
  <w:style w:type="character" w:styleId="UnresolvedMention">
    <w:name w:val="Unresolved Mention"/>
    <w:basedOn w:val="DefaultParagraphFont"/>
    <w:uiPriority w:val="99"/>
    <w:semiHidden/>
    <w:unhideWhenUsed/>
    <w:rsid w:val="006C7EFC"/>
    <w:rPr>
      <w:color w:val="605E5C"/>
      <w:shd w:val="clear" w:color="auto" w:fill="E1DFDD"/>
    </w:rPr>
  </w:style>
  <w:style w:type="character" w:styleId="Heading1Char" w:customStyle="1">
    <w:name w:val="Heading 1 Char"/>
    <w:basedOn w:val="DefaultParagraphFont"/>
    <w:link w:val="Heading1"/>
    <w:uiPriority w:val="9"/>
    <w:rsid w:val="00950188"/>
    <w:rPr>
      <w:b/>
      <w:bCs/>
      <w:sz w:val="28"/>
      <w:szCs w:val="28"/>
      <w:lang w:val="fr-CA"/>
    </w:rPr>
  </w:style>
  <w:style w:type="character" w:styleId="Heading2Char" w:customStyle="1">
    <w:name w:val="Heading 2 Char"/>
    <w:basedOn w:val="DefaultParagraphFont"/>
    <w:link w:val="Heading2"/>
    <w:uiPriority w:val="9"/>
    <w:rsid w:val="00950188"/>
    <w:rPr>
      <w:rFonts w:ascii="Calibri" w:hAnsi="Calibri" w:cs="Calibri"/>
      <w:b/>
      <w:bCs/>
      <w:color w:val="000000" w:themeColor="text1"/>
      <w:sz w:val="24"/>
      <w:szCs w:val="24"/>
      <w:lang w:val="fr-CA"/>
    </w:rPr>
  </w:style>
  <w:style w:type="paragraph" w:styleId="TOCHeading">
    <w:name w:val="TOC Heading"/>
    <w:basedOn w:val="Heading1"/>
    <w:next w:val="Normal"/>
    <w:uiPriority w:val="39"/>
    <w:unhideWhenUsed/>
    <w:qFormat/>
    <w:rsid w:val="00950188"/>
    <w:pPr>
      <w:keepNext/>
      <w:keepLines/>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50188"/>
    <w:pPr>
      <w:spacing w:after="100"/>
    </w:pPr>
  </w:style>
  <w:style w:type="paragraph" w:styleId="TOC2">
    <w:name w:val="toc 2"/>
    <w:basedOn w:val="Normal"/>
    <w:next w:val="Normal"/>
    <w:autoRedefine/>
    <w:uiPriority w:val="39"/>
    <w:unhideWhenUsed/>
    <w:rsid w:val="00950188"/>
    <w:pPr>
      <w:spacing w:after="100"/>
      <w:ind w:left="220"/>
    </w:pPr>
  </w:style>
  <w:style w:type="paragraph" w:styleId="Revision">
    <w:name w:val="Revision"/>
    <w:hidden/>
    <w:uiPriority w:val="99"/>
    <w:semiHidden/>
    <w:rsid w:val="00CD5348"/>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D087F"/>
    <w:rPr>
      <w:b/>
      <w:bCs/>
    </w:rPr>
  </w:style>
  <w:style w:type="character" w:styleId="CommentSubjectChar" w:customStyle="1">
    <w:name w:val="Comment Subject Char"/>
    <w:basedOn w:val="CommentTextChar"/>
    <w:link w:val="CommentSubject"/>
    <w:uiPriority w:val="99"/>
    <w:semiHidden/>
    <w:rsid w:val="004D087F"/>
    <w:rPr>
      <w:b/>
      <w:bCs/>
      <w:sz w:val="20"/>
      <w:szCs w:val="20"/>
    </w:rPr>
  </w:style>
  <w:style w:type="character" w:styleId="Mention">
    <w:name w:val="Mention"/>
    <w:basedOn w:val="DefaultParagraphFont"/>
    <w:uiPriority w:val="99"/>
    <w:unhideWhenUsed/>
    <w:rsid w:val="004D087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04882">
      <w:bodyDiv w:val="1"/>
      <w:marLeft w:val="0"/>
      <w:marRight w:val="0"/>
      <w:marTop w:val="0"/>
      <w:marBottom w:val="0"/>
      <w:divBdr>
        <w:top w:val="none" w:sz="0" w:space="0" w:color="auto"/>
        <w:left w:val="none" w:sz="0" w:space="0" w:color="auto"/>
        <w:bottom w:val="none" w:sz="0" w:space="0" w:color="auto"/>
        <w:right w:val="none" w:sz="0" w:space="0" w:color="auto"/>
      </w:divBdr>
      <w:divsChild>
        <w:div w:id="1285310158">
          <w:marLeft w:val="0"/>
          <w:marRight w:val="0"/>
          <w:marTop w:val="0"/>
          <w:marBottom w:val="0"/>
          <w:divBdr>
            <w:top w:val="none" w:sz="0" w:space="0" w:color="auto"/>
            <w:left w:val="none" w:sz="0" w:space="0" w:color="auto"/>
            <w:bottom w:val="none" w:sz="0" w:space="0" w:color="auto"/>
            <w:right w:val="none" w:sz="0" w:space="0" w:color="auto"/>
          </w:divBdr>
        </w:div>
      </w:divsChild>
    </w:div>
    <w:div w:id="184582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customXml" Target="../customXml/item5.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32" ma:contentTypeDescription="Create a new document." ma:contentTypeScope="" ma:versionID="fde51bdf98357f6a5356e8cffbacfc7c">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756fd53fbe337007bb3be312aac9fe5b"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element ref="ns3:Document_x0020_Type" minOccurs="0"/>
                <xsd:element ref="ns3:IDGReviewTags" minOccurs="0"/>
                <xsd:element ref="ns3:Language" minOccurs="0"/>
                <xsd:element ref="ns3:MetaData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dexed="true"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element name="Document_x0020_Type" ma:index="36" nillable="true" ma:displayName="Document Type" ma:format="Dropdown" ma:indexed="true" ma:internalName="Document_x0020_Type">
      <xsd:simpleType>
        <xsd:union memberTypes="dms:Text">
          <xsd:simpleType>
            <xsd:restriction base="dms:Choice">
              <xsd:enumeration value="Meeting Agenda"/>
              <xsd:enumeration value="Record of Discussion"/>
            </xsd:restriction>
          </xsd:simpleType>
        </xsd:union>
      </xsd:simpleType>
    </xsd:element>
    <xsd:element name="IDGReviewTags" ma:index="37" nillable="true" ma:displayName="IDG Review Tags" ma:description="List of tags assigned from each of the PSD, Digital Ambition, Data Strategy and associated instruments" ma:format="Dropdown" ma:internalName="IDGReviewTags">
      <xsd:complexType>
        <xsd:complexContent>
          <xsd:extension base="dms:MultiChoice">
            <xsd:sequence>
              <xsd:element name="Value" maxOccurs="unbounded" minOccurs="0" nillable="true">
                <xsd:simpleType>
                  <xsd:restriction base="dms:Choice">
                    <xsd:enumeration value="Digital Ambition"/>
                    <xsd:enumeration value="Data"/>
                    <xsd:enumeration value="Choice 3"/>
                    <xsd:enumeration value="Choice 4"/>
                  </xsd:restriction>
                </xsd:simpleType>
              </xsd:element>
            </xsd:sequence>
          </xsd:extension>
        </xsd:complexContent>
      </xsd:complexType>
    </xsd:element>
    <xsd:element name="Language" ma:index="38" nillable="true" ma:displayName="Language" ma:format="Dropdown" ma:internalName="Language">
      <xsd:simpleType>
        <xsd:restriction base="dms:Text">
          <xsd:maxLength value="255"/>
        </xsd:restriction>
      </xsd:simpleType>
    </xsd:element>
    <xsd:element name="MetaData1" ma:index="39" nillable="true" ma:displayName="MetaData1" ma:default="Forms" ma:format="Dropdown" ma:internalName="MetaData1">
      <xsd:simpleType>
        <xsd:union memberTypes="dms:Text">
          <xsd:simpleType>
            <xsd:restriction base="dms:Choice">
              <xsd:enumeration value="Forms"/>
              <xsd:enumeration value="Fingerprint"/>
              <xsd:enumeration value="C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4RWRPJAYJ72E-25897711-152342</_dlc_DocId>
    <_dlc_DocIdUrl xmlns="83aa663b-4b8a-469d-b5ee-90eaa0e315d8">
      <Url>https://056gc.sharepoint.com/sites/OCIO-DDP-_BDPI-SDPN/_layouts/15/DocIdRedir.aspx?ID=4RWRPJAYJ72E-25897711-152342</Url>
      <Description>4RWRPJAYJ72E-25897711-152342</Description>
    </_dlc_DocIdUrl>
    <SharedWithUsers xmlns="83aa663b-4b8a-469d-b5ee-90eaa0e315d8">
      <UserInfo>
        <DisplayName>Vincelette, Augustin</DisplayName>
        <AccountId>846</AccountId>
        <AccountType/>
      </UserInfo>
    </SharedWithUsers>
    <MediaLengthInSeconds xmlns="98a1368e-d07b-4654-8962-d7870efb807b" xsi:nil="true"/>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true</Frenchversion>
    <Infosourceduedate xmlns="98a1368e-d07b-4654-8962-d7870efb807b" xsi:nil="true"/>
    <DatePublished xmlns="98a1368e-d07b-4654-8962-d7870efb807b" xsi:nil="true"/>
    <Language xmlns="98a1368e-d07b-4654-8962-d7870efb807b" xsi:nil="true"/>
    <IDGReviewTags xmlns="98a1368e-d07b-4654-8962-d7870efb807b" xsi:nil="true"/>
    <Document_x0020_Type xmlns="98a1368e-d07b-4654-8962-d7870efb807b" xsi:nil="true"/>
    <Consult xmlns="98a1368e-d07b-4654-8962-d7870efb807b" xsi:nil="true"/>
    <MetaData1 xmlns="98a1368e-d07b-4654-8962-d7870efb807b">Forms</MetaData1>
  </documentManagement>
</p:properties>
</file>

<file path=customXml/itemProps1.xml><?xml version="1.0" encoding="utf-8"?>
<ds:datastoreItem xmlns:ds="http://schemas.openxmlformats.org/officeDocument/2006/customXml" ds:itemID="{AB115620-4AAA-4160-B604-E1AF73F47E14}">
  <ds:schemaRefs>
    <ds:schemaRef ds:uri="http://schemas.microsoft.com/sharepoint/events"/>
  </ds:schemaRefs>
</ds:datastoreItem>
</file>

<file path=customXml/itemProps2.xml><?xml version="1.0" encoding="utf-8"?>
<ds:datastoreItem xmlns:ds="http://schemas.openxmlformats.org/officeDocument/2006/customXml" ds:itemID="{49418B59-92E5-461D-B40D-9170D392FF29}">
  <ds:schemaRefs>
    <ds:schemaRef ds:uri="http://schemas.openxmlformats.org/officeDocument/2006/bibliography"/>
  </ds:schemaRefs>
</ds:datastoreItem>
</file>

<file path=customXml/itemProps3.xml><?xml version="1.0" encoding="utf-8"?>
<ds:datastoreItem xmlns:ds="http://schemas.openxmlformats.org/officeDocument/2006/customXml" ds:itemID="{255C1AB8-6C10-4781-A347-5161A7004FAC}">
  <ds:schemaRefs>
    <ds:schemaRef ds:uri="http://schemas.microsoft.com/sharepoint/v3/contenttype/forms"/>
  </ds:schemaRefs>
</ds:datastoreItem>
</file>

<file path=customXml/itemProps4.xml><?xml version="1.0" encoding="utf-8"?>
<ds:datastoreItem xmlns:ds="http://schemas.openxmlformats.org/officeDocument/2006/customXml" ds:itemID="{7D39F65B-9B06-430C-8F30-B245F61E7004}"/>
</file>

<file path=customXml/itemProps5.xml><?xml version="1.0" encoding="utf-8"?>
<ds:datastoreItem xmlns:ds="http://schemas.openxmlformats.org/officeDocument/2006/customXml" ds:itemID="{5A4CEF15-FDEA-442B-ABE6-17E8FA280D52}">
  <ds:schemaRefs>
    <ds:schemaRef ds:uri="http://schemas.microsoft.com/office/2006/metadata/properties"/>
    <ds:schemaRef ds:uri="http://schemas.microsoft.com/office/infopath/2007/PartnerControls"/>
    <ds:schemaRef ds:uri="83aa663b-4b8a-469d-b5ee-90eaa0e315d8"/>
    <ds:schemaRef ds:uri="98a1368e-d07b-4654-8962-d7870efb807b"/>
    <ds:schemaRef ds:uri="http://schemas.microsoft.com/sharepoint/v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Grant, Melissa</dc:creator>
  <keywords/>
  <dc:description/>
  <lastModifiedBy>Viau, Jennifer</lastModifiedBy>
  <revision>37</revision>
  <dcterms:created xsi:type="dcterms:W3CDTF">2024-09-11T21:38:00.0000000Z</dcterms:created>
  <dcterms:modified xsi:type="dcterms:W3CDTF">2026-04-29T18:07:48.7440447Z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4203d7-225b-41a9-8c54-a31e0ceca5df_Enabled">
    <vt:lpwstr>True</vt:lpwstr>
  </property>
  <property fmtid="{D5CDD505-2E9C-101B-9397-08002B2CF9AE}" pid="3" name="MSIP_Label_dd4203d7-225b-41a9-8c54-a31e0ceca5df_SiteId">
    <vt:lpwstr>6397df10-4595-4047-9c4f-03311282152b</vt:lpwstr>
  </property>
  <property fmtid="{D5CDD505-2E9C-101B-9397-08002B2CF9AE}" pid="4" name="MSIP_Label_dd4203d7-225b-41a9-8c54-a31e0ceca5df_Owner">
    <vt:lpwstr>MEGRANT@tbs-sct.gc.ca</vt:lpwstr>
  </property>
  <property fmtid="{D5CDD505-2E9C-101B-9397-08002B2CF9AE}" pid="5" name="MSIP_Label_dd4203d7-225b-41a9-8c54-a31e0ceca5df_SetDate">
    <vt:lpwstr>2021-04-26T16:50:51.4427060Z</vt:lpwstr>
  </property>
  <property fmtid="{D5CDD505-2E9C-101B-9397-08002B2CF9AE}" pid="6" name="MSIP_Label_dd4203d7-225b-41a9-8c54-a31e0ceca5df_Name">
    <vt:lpwstr>NO MARKING VISIBLE</vt:lpwstr>
  </property>
  <property fmtid="{D5CDD505-2E9C-101B-9397-08002B2CF9AE}" pid="7" name="MSIP_Label_dd4203d7-225b-41a9-8c54-a31e0ceca5df_Application">
    <vt:lpwstr>Microsoft Azure Information Protection</vt:lpwstr>
  </property>
  <property fmtid="{D5CDD505-2E9C-101B-9397-08002B2CF9AE}" pid="8" name="MSIP_Label_dd4203d7-225b-41a9-8c54-a31e0ceca5df_ActionId">
    <vt:lpwstr>6ef58dfa-d6f8-4270-86ac-5ac07312e51c</vt:lpwstr>
  </property>
  <property fmtid="{D5CDD505-2E9C-101B-9397-08002B2CF9AE}" pid="9" name="MSIP_Label_dd4203d7-225b-41a9-8c54-a31e0ceca5df_Extended_MSFT_Method">
    <vt:lpwstr>Manual</vt:lpwstr>
  </property>
  <property fmtid="{D5CDD505-2E9C-101B-9397-08002B2CF9AE}" pid="10" name="MSIP_Label_3515d617-256d-4284-aedb-1064be1c4b48_Enabled">
    <vt:lpwstr>true</vt:lpwstr>
  </property>
  <property fmtid="{D5CDD505-2E9C-101B-9397-08002B2CF9AE}" pid="11" name="MSIP_Label_3515d617-256d-4284-aedb-1064be1c4b48_SetDate">
    <vt:lpwstr>2022-04-26T01:16:03Z</vt:lpwstr>
  </property>
  <property fmtid="{D5CDD505-2E9C-101B-9397-08002B2CF9AE}" pid="12" name="MSIP_Label_3515d617-256d-4284-aedb-1064be1c4b48_Method">
    <vt:lpwstr>Privileged</vt:lpwstr>
  </property>
  <property fmtid="{D5CDD505-2E9C-101B-9397-08002B2CF9AE}" pid="13" name="MSIP_Label_3515d617-256d-4284-aedb-1064be1c4b48_Name">
    <vt:lpwstr>3515d617-256d-4284-aedb-1064be1c4b48</vt:lpwstr>
  </property>
  <property fmtid="{D5CDD505-2E9C-101B-9397-08002B2CF9AE}" pid="14" name="MSIP_Label_3515d617-256d-4284-aedb-1064be1c4b48_SiteId">
    <vt:lpwstr>6397df10-4595-4047-9c4f-03311282152b</vt:lpwstr>
  </property>
  <property fmtid="{D5CDD505-2E9C-101B-9397-08002B2CF9AE}" pid="15" name="MSIP_Label_3515d617-256d-4284-aedb-1064be1c4b48_ActionId">
    <vt:lpwstr>6ef58dfa-d6f8-4270-86ac-5ac07312e51c</vt:lpwstr>
  </property>
  <property fmtid="{D5CDD505-2E9C-101B-9397-08002B2CF9AE}" pid="16" name="MSIP_Label_3515d617-256d-4284-aedb-1064be1c4b48_ContentBits">
    <vt:lpwstr>0</vt:lpwstr>
  </property>
  <property fmtid="{D5CDD505-2E9C-101B-9397-08002B2CF9AE}" pid="17" name="ContentTypeId">
    <vt:lpwstr>0x0101005C2A7348FF32FD4983FEBC65875BD8E7</vt:lpwstr>
  </property>
  <property fmtid="{D5CDD505-2E9C-101B-9397-08002B2CF9AE}" pid="18" name="TaxKeyword">
    <vt:lpwstr/>
  </property>
  <property fmtid="{D5CDD505-2E9C-101B-9397-08002B2CF9AE}" pid="19" name="_dlc_DocIdItemGuid">
    <vt:lpwstr>e2245bf1-58a4-4ef8-a73a-dc10f91bc02f</vt:lpwstr>
  </property>
  <property fmtid="{D5CDD505-2E9C-101B-9397-08002B2CF9AE}" pid="20" name="MediaServiceImageTags">
    <vt:lpwstr/>
  </property>
  <property fmtid="{D5CDD505-2E9C-101B-9397-08002B2CF9AE}" pid="21" name="xd_ProgID">
    <vt:lpwstr/>
  </property>
  <property fmtid="{D5CDD505-2E9C-101B-9397-08002B2CF9AE}" pid="22" name="Approved">
    <vt:bool>false</vt:bool>
  </property>
  <property fmtid="{D5CDD505-2E9C-101B-9397-08002B2CF9AE}" pid="23" name="ComplianceAssetId">
    <vt:lpwstr/>
  </property>
  <property fmtid="{D5CDD505-2E9C-101B-9397-08002B2CF9AE}" pid="24" name="TemplateUrl">
    <vt:lpwstr/>
  </property>
  <property fmtid="{D5CDD505-2E9C-101B-9397-08002B2CF9AE}" pid="25" name="_ExtendedDescription">
    <vt:lpwstr/>
  </property>
  <property fmtid="{D5CDD505-2E9C-101B-9397-08002B2CF9AE}" pid="26" name="xd_Signature">
    <vt:bool>false</vt:bool>
  </property>
  <property fmtid="{D5CDD505-2E9C-101B-9397-08002B2CF9AE}" pid="27" name="TriggerFlowInfo">
    <vt:lpwstr/>
  </property>
  <property fmtid="{D5CDD505-2E9C-101B-9397-08002B2CF9AE}" pid="28" name="XREF">
    <vt:lpwstr>, </vt:lpwstr>
  </property>
</Properties>
</file>